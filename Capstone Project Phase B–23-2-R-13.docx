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79802" w14:textId="7FA1C0AA" w:rsidR="005338AA" w:rsidRPr="005B69DE" w:rsidRDefault="00F86DC0" w:rsidP="0026763A">
      <w:pPr>
        <w:bidi/>
        <w:jc w:val="center"/>
        <w:rPr>
          <w:rFonts w:asciiTheme="majorBidi" w:eastAsia="Calibri" w:hAnsiTheme="majorBidi" w:cstheme="majorBidi"/>
          <w:b/>
          <w:sz w:val="36"/>
          <w:szCs w:val="36"/>
        </w:rPr>
      </w:pPr>
      <w:r>
        <w:rPr>
          <w:rFonts w:asciiTheme="majorBidi" w:eastAsia="Calibri" w:hAnsiTheme="majorBidi" w:cstheme="majorBidi"/>
          <w:b/>
          <w:noProof/>
          <w:sz w:val="36"/>
          <w:szCs w:val="36"/>
        </w:rPr>
        <w:drawing>
          <wp:inline distT="0" distB="0" distL="0" distR="0" wp14:anchorId="27EC188C" wp14:editId="4B75C209">
            <wp:extent cx="4183380" cy="1097280"/>
            <wp:effectExtent l="0" t="0" r="7620" b="7620"/>
            <wp:docPr id="1294576995" name="Picture 1" descr="האקדמית להנדסה בראודה כרמיא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האקדמית להנדסה בראודה כרמיא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3380" cy="1097280"/>
                    </a:xfrm>
                    <a:prstGeom prst="rect">
                      <a:avLst/>
                    </a:prstGeom>
                    <a:noFill/>
                    <a:ln>
                      <a:noFill/>
                    </a:ln>
                  </pic:spPr>
                </pic:pic>
              </a:graphicData>
            </a:graphic>
          </wp:inline>
        </w:drawing>
      </w:r>
    </w:p>
    <w:p w14:paraId="1A6EB889" w14:textId="77777777" w:rsidR="0026763A" w:rsidRPr="005B69DE" w:rsidRDefault="00F45C47" w:rsidP="005A75FC">
      <w:pPr>
        <w:shd w:val="clear" w:color="auto" w:fill="FFFFFF"/>
        <w:spacing w:line="360" w:lineRule="atLeast"/>
        <w:rPr>
          <w:rFonts w:asciiTheme="majorBidi" w:eastAsia="Times New Roman" w:hAnsiTheme="majorBidi" w:cstheme="majorBidi"/>
          <w:bCs/>
          <w:color w:val="auto"/>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B69DE">
        <w:rPr>
          <w:rFonts w:asciiTheme="majorBidi" w:eastAsia="Times New Roman" w:hAnsiTheme="majorBidi" w:cstheme="majorBidi"/>
          <w:bCs/>
          <w:color w:val="auto"/>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662D286" w14:textId="77777777" w:rsidR="0026763A" w:rsidRPr="005B69DE" w:rsidRDefault="0026763A" w:rsidP="0026763A">
      <w:pPr>
        <w:bidi/>
        <w:spacing w:line="240" w:lineRule="auto"/>
        <w:jc w:val="center"/>
        <w:rPr>
          <w:rFonts w:asciiTheme="majorBidi" w:eastAsia="Times New Roman" w:hAnsiTheme="majorBidi" w:cstheme="majorBidi"/>
          <w:sz w:val="36"/>
          <w:szCs w:val="36"/>
        </w:rPr>
      </w:pPr>
      <w:r w:rsidRPr="005B69DE">
        <w:rPr>
          <w:rFonts w:asciiTheme="majorBidi" w:eastAsia="Times New Roman" w:hAnsiTheme="majorBidi" w:cstheme="majorBidi"/>
          <w:sz w:val="36"/>
          <w:szCs w:val="36"/>
        </w:rPr>
        <w:t>Software Engineering Department</w:t>
      </w:r>
    </w:p>
    <w:p w14:paraId="5833481A" w14:textId="77777777" w:rsidR="0026763A" w:rsidRPr="005B69DE" w:rsidRDefault="0026763A" w:rsidP="0026763A">
      <w:pPr>
        <w:bidi/>
        <w:spacing w:line="240" w:lineRule="auto"/>
        <w:jc w:val="center"/>
        <w:rPr>
          <w:rFonts w:asciiTheme="majorBidi" w:eastAsia="Times New Roman" w:hAnsiTheme="majorBidi" w:cstheme="majorBidi"/>
          <w:sz w:val="36"/>
          <w:szCs w:val="36"/>
        </w:rPr>
      </w:pPr>
      <w:r w:rsidRPr="005B69DE">
        <w:rPr>
          <w:rFonts w:asciiTheme="majorBidi" w:eastAsia="Times New Roman" w:hAnsiTheme="majorBidi" w:cstheme="majorBidi"/>
          <w:sz w:val="36"/>
          <w:szCs w:val="36"/>
        </w:rPr>
        <w:t>Ort Braude College</w:t>
      </w:r>
    </w:p>
    <w:p w14:paraId="0415E85B" w14:textId="77777777" w:rsidR="001308DE" w:rsidRPr="005B69DE" w:rsidRDefault="001308DE" w:rsidP="001308DE">
      <w:pPr>
        <w:bidi/>
        <w:spacing w:line="240" w:lineRule="auto"/>
        <w:jc w:val="center"/>
        <w:rPr>
          <w:rFonts w:asciiTheme="majorBidi" w:eastAsia="Times New Roman" w:hAnsiTheme="majorBidi" w:cstheme="majorBidi"/>
          <w:sz w:val="36"/>
          <w:szCs w:val="36"/>
          <w:rtl/>
        </w:rPr>
      </w:pPr>
    </w:p>
    <w:p w14:paraId="7F43E0F1" w14:textId="294DB947" w:rsidR="001308DE" w:rsidRPr="005B69DE" w:rsidRDefault="001308DE" w:rsidP="001308DE">
      <w:pPr>
        <w:jc w:val="center"/>
        <w:rPr>
          <w:rFonts w:asciiTheme="majorBidi" w:hAnsiTheme="majorBidi" w:cstheme="majorBidi"/>
          <w:b/>
          <w:bCs/>
          <w:sz w:val="36"/>
          <w:szCs w:val="36"/>
          <w:rtl/>
          <w:lang w:eastAsia="he-IL"/>
        </w:rPr>
      </w:pPr>
      <w:r w:rsidRPr="005B69DE">
        <w:rPr>
          <w:rFonts w:asciiTheme="majorBidi" w:hAnsiTheme="majorBidi" w:cstheme="majorBidi"/>
          <w:b/>
          <w:bCs/>
          <w:sz w:val="36"/>
          <w:szCs w:val="36"/>
        </w:rPr>
        <w:t xml:space="preserve">Capstone Project </w:t>
      </w:r>
      <w:r w:rsidRPr="005B69DE">
        <w:rPr>
          <w:rFonts w:asciiTheme="majorBidi" w:hAnsiTheme="majorBidi" w:cstheme="majorBidi"/>
          <w:b/>
          <w:bCs/>
          <w:sz w:val="36"/>
          <w:szCs w:val="36"/>
          <w:rtl/>
        </w:rPr>
        <w:t xml:space="preserve">– </w:t>
      </w:r>
      <w:r w:rsidR="001F6EF5" w:rsidRPr="005B69DE">
        <w:rPr>
          <w:rFonts w:asciiTheme="majorBidi" w:hAnsiTheme="majorBidi" w:cstheme="majorBidi"/>
          <w:b/>
          <w:bCs/>
          <w:sz w:val="36"/>
          <w:szCs w:val="36"/>
        </w:rPr>
        <w:t xml:space="preserve"> </w:t>
      </w:r>
      <w:r w:rsidRPr="005B69DE">
        <w:rPr>
          <w:rFonts w:asciiTheme="majorBidi" w:hAnsiTheme="majorBidi" w:cstheme="majorBidi"/>
          <w:b/>
          <w:bCs/>
          <w:sz w:val="36"/>
          <w:szCs w:val="36"/>
        </w:rPr>
        <w:t xml:space="preserve">Phase </w:t>
      </w:r>
      <w:r w:rsidR="00621470">
        <w:rPr>
          <w:rFonts w:asciiTheme="majorBidi" w:hAnsiTheme="majorBidi" w:cstheme="majorBidi"/>
          <w:sz w:val="36"/>
          <w:szCs w:val="36"/>
        </w:rPr>
        <w:t>B</w:t>
      </w:r>
      <w:r w:rsidRPr="005B69DE">
        <w:rPr>
          <w:rFonts w:asciiTheme="majorBidi" w:hAnsiTheme="majorBidi" w:cstheme="majorBidi"/>
          <w:b/>
          <w:bCs/>
          <w:sz w:val="36"/>
          <w:szCs w:val="36"/>
        </w:rPr>
        <w:t>, 61998</w:t>
      </w:r>
    </w:p>
    <w:p w14:paraId="2F76FE1B" w14:textId="77777777" w:rsidR="0026763A" w:rsidRPr="005B69DE" w:rsidRDefault="0026763A" w:rsidP="005A75FC">
      <w:pPr>
        <w:shd w:val="clear" w:color="auto" w:fill="FFFFFF"/>
        <w:spacing w:line="360" w:lineRule="atLeast"/>
        <w:rPr>
          <w:rFonts w:asciiTheme="majorBidi" w:eastAsia="Times New Roman" w:hAnsiTheme="majorBidi" w:cstheme="majorBidi"/>
          <w:bCs/>
          <w:color w:val="auto"/>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6754B4" w14:textId="77777777" w:rsidR="00BA671E" w:rsidRPr="005B69DE" w:rsidRDefault="00BA671E" w:rsidP="00B51772">
      <w:pPr>
        <w:shd w:val="clear" w:color="auto" w:fill="FFFFFF"/>
        <w:spacing w:line="360" w:lineRule="atLeast"/>
        <w:jc w:val="center"/>
        <w:rPr>
          <w:rFonts w:asciiTheme="majorBidi" w:eastAsia="Times New Roman" w:hAnsiTheme="majorBidi" w:cstheme="majorBidi"/>
          <w:bCs/>
          <w:color w:val="auto"/>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7FDC6FA" w14:textId="19C9323B" w:rsidR="005A75FC" w:rsidRPr="005B69DE" w:rsidRDefault="005A75FC" w:rsidP="00B51772">
      <w:pPr>
        <w:shd w:val="clear" w:color="auto" w:fill="FFFFFF"/>
        <w:spacing w:line="360" w:lineRule="atLeast"/>
        <w:jc w:val="center"/>
        <w:rPr>
          <w:rFonts w:asciiTheme="majorBidi" w:eastAsia="Times New Roman" w:hAnsiTheme="majorBidi" w:cstheme="majorBidi"/>
          <w:bCs/>
          <w:color w:val="auto"/>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B69DE">
        <w:rPr>
          <w:rFonts w:asciiTheme="majorBidi" w:eastAsia="Times New Roman" w:hAnsiTheme="majorBidi" w:cstheme="majorBidi"/>
          <w:bCs/>
          <w:color w:val="auto"/>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Hidden homology detection via the protein connectivity network analysis</w:t>
      </w:r>
      <w:r w:rsidR="00234AE4" w:rsidRPr="005B69DE">
        <w:rPr>
          <w:rFonts w:asciiTheme="majorBidi" w:eastAsia="Times New Roman" w:hAnsiTheme="majorBidi" w:cstheme="majorBidi"/>
          <w:bCs/>
          <w:color w:val="auto"/>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_ </w:t>
      </w:r>
      <w:r w:rsidR="0026763A" w:rsidRPr="005B69DE">
        <w:rPr>
          <w:rFonts w:asciiTheme="majorBidi" w:eastAsia="Times New Roman" w:hAnsiTheme="majorBidi" w:cstheme="majorBidi"/>
          <w:bCs/>
          <w:color w:val="auto"/>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23-2</w:t>
      </w:r>
      <w:ins w:id="0" w:author="פאדי חרב" w:date="2023-06-26T00:12:00Z">
        <w:r w:rsidR="00B560E3">
          <w:rPr>
            <w:rFonts w:asciiTheme="majorBidi" w:eastAsia="Times New Roman" w:hAnsiTheme="majorBidi" w:cstheme="majorBidi" w:hint="cs"/>
            <w:bCs/>
            <w:color w:val="auto"/>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ins>
      <w:r w:rsidR="0026763A" w:rsidRPr="005B69DE">
        <w:rPr>
          <w:rFonts w:asciiTheme="majorBidi" w:eastAsia="Times New Roman" w:hAnsiTheme="majorBidi" w:cstheme="majorBidi"/>
          <w:bCs/>
          <w:color w:val="auto"/>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R-13</w:t>
      </w:r>
      <w:r w:rsidR="00B51772" w:rsidRPr="005B69DE">
        <w:rPr>
          <w:rFonts w:asciiTheme="majorBidi" w:eastAsia="Times New Roman" w:hAnsiTheme="majorBidi" w:cstheme="majorBidi"/>
          <w:bCs/>
          <w:color w:val="auto"/>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_</w:t>
      </w:r>
    </w:p>
    <w:p w14:paraId="56AFF364" w14:textId="77777777" w:rsidR="005A75FC" w:rsidRPr="005B69DE" w:rsidRDefault="005A75FC" w:rsidP="005A75FC">
      <w:pPr>
        <w:shd w:val="clear" w:color="auto" w:fill="FFFFFF"/>
        <w:spacing w:line="360" w:lineRule="atLeast"/>
        <w:rPr>
          <w:rFonts w:asciiTheme="majorBidi" w:eastAsia="Times New Roman" w:hAnsiTheme="majorBidi" w:cstheme="majorBidi"/>
          <w:b/>
          <w:bCs/>
          <w:color w:val="202124"/>
          <w:sz w:val="36"/>
          <w:szCs w:val="36"/>
          <w:u w:val="single"/>
        </w:rPr>
      </w:pPr>
    </w:p>
    <w:p w14:paraId="4EA5105E" w14:textId="62879303" w:rsidR="005338AA" w:rsidRPr="005B69DE" w:rsidRDefault="00A77DB4" w:rsidP="00572E96">
      <w:pPr>
        <w:bidi/>
        <w:jc w:val="center"/>
        <w:rPr>
          <w:rFonts w:asciiTheme="majorBidi" w:eastAsia="Calibri" w:hAnsiTheme="majorBidi" w:cstheme="majorBidi"/>
          <w:b/>
          <w:sz w:val="36"/>
          <w:szCs w:val="36"/>
        </w:rPr>
      </w:pPr>
      <w:r w:rsidRPr="005B69DE">
        <w:rPr>
          <w:rFonts w:asciiTheme="majorBidi" w:hAnsiTheme="majorBidi" w:cstheme="majorBidi"/>
          <w:noProof/>
          <w:sz w:val="36"/>
          <w:szCs w:val="36"/>
        </w:rPr>
        <w:drawing>
          <wp:inline distT="0" distB="0" distL="0" distR="0" wp14:anchorId="548E9002" wp14:editId="082286E2">
            <wp:extent cx="5402580" cy="2686244"/>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8855" cy="2808696"/>
                    </a:xfrm>
                    <a:prstGeom prst="rect">
                      <a:avLst/>
                    </a:prstGeom>
                    <a:noFill/>
                    <a:ln>
                      <a:noFill/>
                    </a:ln>
                  </pic:spPr>
                </pic:pic>
              </a:graphicData>
            </a:graphic>
          </wp:inline>
        </w:drawing>
      </w:r>
    </w:p>
    <w:p w14:paraId="598854B1" w14:textId="77777777" w:rsidR="005338AA" w:rsidRPr="005B69DE" w:rsidRDefault="005338AA" w:rsidP="00D922FF">
      <w:pPr>
        <w:tabs>
          <w:tab w:val="left" w:pos="4886"/>
        </w:tabs>
        <w:rPr>
          <w:rFonts w:asciiTheme="majorBidi" w:eastAsia="Calibr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79F60E" w14:textId="18F4B581" w:rsidR="005338AA" w:rsidRPr="005B69DE" w:rsidRDefault="00D922FF" w:rsidP="00F45C47">
      <w:pPr>
        <w:bidi/>
        <w:jc w:val="center"/>
        <w:rPr>
          <w:rFonts w:asciiTheme="majorBidi" w:eastAsia="Calibri" w:hAnsiTheme="majorBidi" w:cstheme="majorBidi"/>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9DE">
        <w:rPr>
          <w:rFonts w:asciiTheme="majorBidi" w:eastAsia="Calibr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name: F</w:t>
      </w:r>
      <w:r w:rsidR="005A75FC" w:rsidRPr="005B69DE">
        <w:rPr>
          <w:rFonts w:asciiTheme="majorBidi" w:eastAsia="Calibr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adi Harb</w:t>
      </w:r>
      <w:r w:rsidR="00234AE4" w:rsidRPr="005B69DE">
        <w:rPr>
          <w:rFonts w:asciiTheme="majorBidi" w:eastAsia="Calibr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34AE4" w:rsidRPr="005B69DE">
        <w:rPr>
          <w:rFonts w:asciiTheme="majorBidi" w:eastAsia="Calibr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ID:</w:t>
      </w:r>
      <w:r w:rsidRPr="005B69DE">
        <w:rPr>
          <w:rFonts w:asciiTheme="majorBidi" w:eastAsia="Calibr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31623915</w:t>
      </w:r>
      <w:r w:rsidR="00F45C47" w:rsidRPr="005B69DE">
        <w:rPr>
          <w:rFonts w:asciiTheme="majorBidi" w:eastAsia="Calibr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417BD7" w:rsidRPr="005B69DE">
        <w:rPr>
          <w:rFonts w:asciiTheme="majorBidi" w:eastAsia="Calibr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84A9B6" w14:textId="77777777" w:rsidR="00D922FF" w:rsidRPr="005B69DE" w:rsidRDefault="00D922FF" w:rsidP="00D922FF">
      <w:pPr>
        <w:bidi/>
        <w:jc w:val="center"/>
        <w:rPr>
          <w:rFonts w:asciiTheme="majorBidi" w:eastAsia="Calibr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84F0D3" w14:textId="711ABCEE" w:rsidR="005338AA" w:rsidRPr="005B69DE" w:rsidRDefault="005338AA" w:rsidP="00F45C47">
      <w:pPr>
        <w:jc w:val="center"/>
        <w:rPr>
          <w:rFonts w:asciiTheme="majorBid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9DE">
        <w:rPr>
          <w:rFonts w:asciiTheme="majorBidi" w:eastAsia="Calibr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5B69DE">
        <w:rPr>
          <w:rFonts w:asciiTheme="majorBid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B69DE">
        <w:rPr>
          <w:rFonts w:asciiTheme="majorBidi" w:eastAsia="Calibr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r w:rsidRPr="005B69DE">
        <w:rPr>
          <w:rFonts w:asciiTheme="majorBidi" w:eastAsia="Calibri" w:hAnsiTheme="majorBidi" w:cstheme="majorBidi"/>
          <w:color w:val="000000" w:themeColor="text1"/>
          <w:sz w:val="36"/>
          <w:szCs w:val="36"/>
          <w:highlight w:val="whit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Zakharia Frenkel </w:t>
      </w:r>
      <w:r w:rsidR="003E2AEA" w:rsidRPr="005B69DE">
        <w:rPr>
          <w:rFonts w:asciiTheme="majorBidi" w:eastAsia="Calibri" w:hAnsiTheme="majorBidi" w:cstheme="majorBidi"/>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DF16F8">
        <w:rPr>
          <w:rFonts w:asciiTheme="majorBid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GIT link : </w:t>
      </w:r>
      <w:r w:rsidR="00DF16F8" w:rsidRPr="00DF16F8">
        <w:rPr>
          <w:rFonts w:asciiTheme="majorBid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https://github.com/fadih1996/Hidden-homology-detection-via-the-protein-connectivity-network-analysis_FinalProject</w:t>
      </w:r>
    </w:p>
    <w:p w14:paraId="3DECF517" w14:textId="775530F1" w:rsidR="005338AA" w:rsidRPr="005B69DE" w:rsidRDefault="005338AA" w:rsidP="005338AA">
      <w:pPr>
        <w:spacing w:after="120" w:line="264" w:lineRule="auto"/>
        <w:jc w:val="both"/>
        <w:rPr>
          <w:rFonts w:asciiTheme="majorBidi" w:hAnsiTheme="majorBidi" w:cstheme="majorBidi"/>
          <w:b/>
          <w:bCs/>
          <w:sz w:val="36"/>
          <w:szCs w:val="36"/>
        </w:rPr>
      </w:pPr>
    </w:p>
    <w:p w14:paraId="3FD52D63" w14:textId="703B0D99" w:rsidR="00FC32F2" w:rsidRPr="005B69DE" w:rsidRDefault="00C86AD7" w:rsidP="00FC32F2">
      <w:pPr>
        <w:spacing w:after="120" w:line="264" w:lineRule="auto"/>
        <w:jc w:val="both"/>
        <w:rPr>
          <w:rFonts w:asciiTheme="majorBidi" w:hAnsiTheme="majorBidi" w:cstheme="majorBidi"/>
          <w:i/>
          <w:iCs/>
          <w:sz w:val="24"/>
          <w:szCs w:val="24"/>
          <w:u w:val="single"/>
        </w:rPr>
      </w:pPr>
      <w:r w:rsidRPr="005B69DE">
        <w:rPr>
          <w:rFonts w:asciiTheme="majorBidi" w:hAnsiTheme="majorBidi" w:cstheme="majorBidi"/>
          <w:b/>
          <w:bCs/>
          <w:i/>
          <w:iCs/>
          <w:sz w:val="36"/>
          <w:szCs w:val="36"/>
          <w:u w:val="single"/>
        </w:rPr>
        <w:t>Abstract:</w:t>
      </w:r>
      <w:r w:rsidR="001F46FE" w:rsidRPr="005B69DE">
        <w:rPr>
          <w:rFonts w:asciiTheme="majorBidi" w:hAnsiTheme="majorBidi" w:cstheme="majorBidi"/>
          <w:b/>
          <w:bCs/>
          <w:i/>
          <w:iCs/>
          <w:sz w:val="36"/>
          <w:szCs w:val="36"/>
          <w:u w:val="single"/>
        </w:rPr>
        <w:br/>
      </w:r>
    </w:p>
    <w:p w14:paraId="56940C46" w14:textId="77777777" w:rsidR="00FC32F2" w:rsidRPr="005B69DE" w:rsidRDefault="00FC32F2" w:rsidP="009570FD">
      <w:pPr>
        <w:rPr>
          <w:rFonts w:asciiTheme="majorBidi" w:hAnsiTheme="majorBidi" w:cstheme="majorBidi"/>
          <w:sz w:val="24"/>
          <w:szCs w:val="24"/>
        </w:rPr>
      </w:pPr>
      <w:r w:rsidRPr="005B69DE">
        <w:rPr>
          <w:rFonts w:asciiTheme="majorBidi" w:hAnsiTheme="majorBidi" w:cstheme="majorBidi"/>
          <w:sz w:val="24"/>
          <w:szCs w:val="24"/>
        </w:rPr>
        <w:t xml:space="preserve">The field of homology detection plays a crucial role in understanding the evolutionary relationships between proteins and peptides. </w:t>
      </w:r>
    </w:p>
    <w:p w14:paraId="40D5A361" w14:textId="6843A364" w:rsidR="004A514F" w:rsidRPr="005B69DE" w:rsidRDefault="004A514F" w:rsidP="009570FD">
      <w:pPr>
        <w:rPr>
          <w:rFonts w:asciiTheme="majorBidi" w:hAnsiTheme="majorBidi" w:cstheme="majorBidi"/>
          <w:sz w:val="24"/>
          <w:szCs w:val="24"/>
        </w:rPr>
      </w:pPr>
      <w:r w:rsidRPr="005B69DE">
        <w:rPr>
          <w:rFonts w:asciiTheme="majorBidi" w:hAnsiTheme="majorBidi" w:cstheme="majorBidi"/>
          <w:sz w:val="24"/>
          <w:szCs w:val="24"/>
        </w:rPr>
        <w:t xml:space="preserve">MDPs </w:t>
      </w:r>
      <w:r w:rsidR="00567C84">
        <w:rPr>
          <w:rFonts w:asciiTheme="majorBidi" w:hAnsiTheme="majorBidi" w:cstheme="majorBidi"/>
          <w:sz w:val="24"/>
          <w:szCs w:val="24"/>
        </w:rPr>
        <w:t>(</w:t>
      </w:r>
      <w:del w:id="1" w:author="Zahar Frenkel" w:date="2023-06-25T23:38:00Z">
        <w:r w:rsidR="00567C84" w:rsidDel="00466DB5">
          <w:rPr>
            <w:rFonts w:asciiTheme="majorBidi" w:hAnsiTheme="majorBidi" w:cstheme="majorBidi"/>
            <w:sz w:val="24"/>
            <w:szCs w:val="24"/>
          </w:rPr>
          <w:delText xml:space="preserve"> </w:delText>
        </w:r>
      </w:del>
      <w:r w:rsidR="00567C84" w:rsidRPr="00567C84">
        <w:rPr>
          <w:rFonts w:asciiTheme="majorBidi" w:hAnsiTheme="majorBidi" w:cstheme="majorBidi"/>
          <w:sz w:val="24"/>
          <w:szCs w:val="24"/>
        </w:rPr>
        <w:t>mitochondria-derived peptides</w:t>
      </w:r>
      <w:del w:id="2" w:author="Zahar Frenkel" w:date="2023-06-25T23:38:00Z">
        <w:r w:rsidR="00567C84" w:rsidDel="00466DB5">
          <w:rPr>
            <w:rFonts w:asciiTheme="majorBidi" w:hAnsiTheme="majorBidi" w:cstheme="majorBidi"/>
            <w:sz w:val="24"/>
            <w:szCs w:val="24"/>
          </w:rPr>
          <w:delText xml:space="preserve"> </w:delText>
        </w:r>
      </w:del>
      <w:r w:rsidR="00567C84">
        <w:rPr>
          <w:rFonts w:asciiTheme="majorBidi" w:hAnsiTheme="majorBidi" w:cstheme="majorBidi"/>
          <w:sz w:val="24"/>
          <w:szCs w:val="24"/>
        </w:rPr>
        <w:t xml:space="preserve">) </w:t>
      </w:r>
      <w:r w:rsidRPr="005B69DE">
        <w:rPr>
          <w:rFonts w:asciiTheme="majorBidi" w:hAnsiTheme="majorBidi" w:cstheme="majorBidi"/>
          <w:sz w:val="24"/>
          <w:szCs w:val="24"/>
        </w:rPr>
        <w:t>are small bioactive peptides encoded by mitochondrial DNA and are involved in protecting cells from stress.</w:t>
      </w:r>
    </w:p>
    <w:p w14:paraId="3FE8E40C" w14:textId="77777777" w:rsidR="004A514F" w:rsidRPr="005B69DE" w:rsidRDefault="004A514F" w:rsidP="009570FD">
      <w:pPr>
        <w:rPr>
          <w:rFonts w:asciiTheme="majorBidi" w:hAnsiTheme="majorBidi" w:cstheme="majorBidi"/>
          <w:sz w:val="24"/>
          <w:szCs w:val="24"/>
        </w:rPr>
      </w:pPr>
      <w:r w:rsidRPr="005B69DE">
        <w:rPr>
          <w:rFonts w:asciiTheme="majorBidi" w:hAnsiTheme="majorBidi" w:cstheme="majorBidi"/>
          <w:sz w:val="24"/>
          <w:szCs w:val="24"/>
        </w:rPr>
        <w:t xml:space="preserve"> While their functions have been extensively studied in humans, there is limited knowledge about MDPs in other vertebrate species, and their prevalence across different organisms is unknown. The short length and hidden location of MDPs make them difficult to study using existing tools and databases.</w:t>
      </w:r>
    </w:p>
    <w:p w14:paraId="75C57BCA" w14:textId="7EE266B9" w:rsidR="00EE1EFC" w:rsidRDefault="004A514F" w:rsidP="00C05298">
      <w:pPr>
        <w:rPr>
          <w:rFonts w:asciiTheme="majorBidi" w:hAnsiTheme="majorBidi" w:cstheme="majorBidi"/>
          <w:sz w:val="24"/>
          <w:szCs w:val="24"/>
        </w:rPr>
      </w:pPr>
      <w:r w:rsidRPr="005B69DE">
        <w:rPr>
          <w:rFonts w:asciiTheme="majorBidi" w:hAnsiTheme="majorBidi" w:cstheme="majorBidi"/>
          <w:sz w:val="24"/>
          <w:szCs w:val="24"/>
        </w:rPr>
        <w:t xml:space="preserve"> The proposed approach utilizes innovative techniques, along with the reconstruction of a protein connectivity network, to overcome these limitations and improve the identification and analysis of hidden proteins. </w:t>
      </w:r>
    </w:p>
    <w:p w14:paraId="711F5B97" w14:textId="77777777" w:rsidR="006749DE" w:rsidRPr="005B69DE" w:rsidRDefault="006749DE" w:rsidP="006749DE">
      <w:pPr>
        <w:rPr>
          <w:rFonts w:asciiTheme="majorBidi" w:hAnsiTheme="majorBidi" w:cstheme="majorBidi"/>
          <w:sz w:val="24"/>
          <w:szCs w:val="24"/>
        </w:rPr>
      </w:pPr>
    </w:p>
    <w:p w14:paraId="45DAD425" w14:textId="77777777" w:rsidR="006D5715" w:rsidRDefault="006D5715" w:rsidP="006749DE">
      <w:pPr>
        <w:rPr>
          <w:rFonts w:asciiTheme="majorBidi" w:hAnsiTheme="majorBidi" w:cstheme="majorBidi"/>
          <w:sz w:val="24"/>
          <w:szCs w:val="24"/>
          <w:rtl/>
        </w:rPr>
      </w:pPr>
    </w:p>
    <w:p w14:paraId="405AB258" w14:textId="77777777" w:rsidR="006D5715" w:rsidRDefault="006D5715" w:rsidP="006749DE">
      <w:pPr>
        <w:rPr>
          <w:rFonts w:asciiTheme="majorBidi" w:hAnsiTheme="majorBidi" w:cstheme="majorBidi"/>
          <w:sz w:val="24"/>
          <w:szCs w:val="24"/>
          <w:rtl/>
        </w:rPr>
      </w:pPr>
    </w:p>
    <w:p w14:paraId="1B5D6076" w14:textId="77777777" w:rsidR="006D5715" w:rsidRPr="00567C84" w:rsidRDefault="006D5715" w:rsidP="006749DE">
      <w:pPr>
        <w:rPr>
          <w:rFonts w:asciiTheme="majorBidi" w:hAnsiTheme="majorBidi" w:cstheme="majorBidi"/>
          <w:sz w:val="24"/>
          <w:szCs w:val="24"/>
          <w:rtl/>
        </w:rPr>
      </w:pPr>
    </w:p>
    <w:p w14:paraId="0A479204" w14:textId="65A14D2E" w:rsidR="00567C84" w:rsidRPr="00567C84" w:rsidRDefault="00567C84" w:rsidP="00567C84">
      <w:pPr>
        <w:ind w:left="567" w:right="567"/>
        <w:jc w:val="both"/>
        <w:rPr>
          <w:rFonts w:asciiTheme="majorBidi" w:eastAsia="Calibri" w:hAnsiTheme="majorBidi" w:cstheme="majorBidi"/>
          <w:sz w:val="24"/>
          <w:szCs w:val="24"/>
        </w:rPr>
      </w:pPr>
      <w:r w:rsidRPr="00567C84">
        <w:rPr>
          <w:rFonts w:asciiTheme="majorBidi" w:eastAsia="Calibri" w:hAnsiTheme="majorBidi" w:cstheme="majorBidi"/>
          <w:b/>
          <w:sz w:val="24"/>
          <w:szCs w:val="24"/>
        </w:rPr>
        <w:t>Keywords:</w:t>
      </w:r>
      <w:r w:rsidRPr="00567C84">
        <w:rPr>
          <w:rFonts w:asciiTheme="majorBidi" w:eastAsia="Calibri" w:hAnsiTheme="majorBidi" w:cstheme="majorBidi"/>
          <w:sz w:val="24"/>
          <w:szCs w:val="24"/>
        </w:rPr>
        <w:t xml:space="preserve"> protein sequence, protein structure prediction, electrical network, protein annotation</w:t>
      </w:r>
      <w:r>
        <w:rPr>
          <w:rFonts w:asciiTheme="majorBidi" w:eastAsia="Calibri" w:hAnsiTheme="majorBidi" w:cstheme="majorBidi"/>
          <w:sz w:val="24"/>
          <w:szCs w:val="24"/>
        </w:rPr>
        <w:t>,</w:t>
      </w:r>
      <w:r w:rsidRPr="00567C84">
        <w:rPr>
          <w:rFonts w:asciiTheme="majorBidi" w:hAnsiTheme="majorBidi" w:cstheme="majorBidi"/>
          <w:sz w:val="24"/>
          <w:szCs w:val="24"/>
        </w:rPr>
        <w:t xml:space="preserve"> mitochondria-derived peptides</w:t>
      </w:r>
      <w:r>
        <w:rPr>
          <w:rFonts w:asciiTheme="majorBidi" w:hAnsiTheme="majorBidi" w:cstheme="majorBidi"/>
          <w:sz w:val="24"/>
          <w:szCs w:val="24"/>
        </w:rPr>
        <w:t xml:space="preserve"> (MDP).</w:t>
      </w:r>
    </w:p>
    <w:p w14:paraId="04AEF255" w14:textId="77777777" w:rsidR="006D5715" w:rsidRPr="005B69DE" w:rsidRDefault="006D5715" w:rsidP="006749DE">
      <w:pPr>
        <w:rPr>
          <w:rFonts w:asciiTheme="majorBidi" w:hAnsiTheme="majorBidi" w:cstheme="majorBidi"/>
          <w:sz w:val="24"/>
          <w:szCs w:val="24"/>
        </w:rPr>
      </w:pPr>
    </w:p>
    <w:p w14:paraId="5E893A26" w14:textId="77777777" w:rsidR="00D97658" w:rsidRDefault="00D97658" w:rsidP="00AA3C9B">
      <w:pPr>
        <w:spacing w:after="120" w:line="264" w:lineRule="auto"/>
        <w:ind w:firstLine="284"/>
        <w:jc w:val="both"/>
        <w:rPr>
          <w:rFonts w:asciiTheme="majorBidi" w:hAnsiTheme="majorBidi" w:cstheme="majorBidi"/>
          <w:sz w:val="36"/>
          <w:szCs w:val="36"/>
          <w:rtl/>
        </w:rPr>
      </w:pPr>
    </w:p>
    <w:p w14:paraId="03AF769D" w14:textId="77777777" w:rsidR="00D97658" w:rsidRDefault="00D97658" w:rsidP="00AA3C9B">
      <w:pPr>
        <w:spacing w:after="120" w:line="264" w:lineRule="auto"/>
        <w:ind w:firstLine="284"/>
        <w:jc w:val="both"/>
        <w:rPr>
          <w:rFonts w:asciiTheme="majorBidi" w:hAnsiTheme="majorBidi" w:cstheme="majorBidi"/>
          <w:sz w:val="36"/>
          <w:szCs w:val="36"/>
          <w:rtl/>
        </w:rPr>
      </w:pPr>
    </w:p>
    <w:p w14:paraId="5128E6DD" w14:textId="77777777" w:rsidR="00D97658" w:rsidRDefault="00D97658" w:rsidP="00AA3C9B">
      <w:pPr>
        <w:spacing w:after="120" w:line="264" w:lineRule="auto"/>
        <w:ind w:firstLine="284"/>
        <w:jc w:val="both"/>
        <w:rPr>
          <w:rFonts w:asciiTheme="majorBidi" w:hAnsiTheme="majorBidi" w:cstheme="majorBidi"/>
          <w:sz w:val="36"/>
          <w:szCs w:val="36"/>
          <w:rtl/>
        </w:rPr>
      </w:pPr>
    </w:p>
    <w:p w14:paraId="546DB50D" w14:textId="77777777" w:rsidR="00D97658" w:rsidRDefault="00D97658" w:rsidP="00AA3C9B">
      <w:pPr>
        <w:spacing w:after="120" w:line="264" w:lineRule="auto"/>
        <w:ind w:firstLine="284"/>
        <w:jc w:val="both"/>
        <w:rPr>
          <w:rFonts w:asciiTheme="majorBidi" w:hAnsiTheme="majorBidi" w:cstheme="majorBidi"/>
          <w:sz w:val="36"/>
          <w:szCs w:val="36"/>
        </w:rPr>
      </w:pPr>
    </w:p>
    <w:p w14:paraId="2B55ADAC" w14:textId="77777777" w:rsidR="002917F2" w:rsidRDefault="002917F2" w:rsidP="00AA3C9B">
      <w:pPr>
        <w:spacing w:after="120" w:line="264" w:lineRule="auto"/>
        <w:ind w:firstLine="284"/>
        <w:jc w:val="both"/>
        <w:rPr>
          <w:ins w:id="3" w:author="פאדי חרב" w:date="2023-06-26T00:10:00Z"/>
          <w:rFonts w:asciiTheme="majorBidi" w:hAnsiTheme="majorBidi" w:cstheme="majorBidi"/>
          <w:sz w:val="36"/>
          <w:szCs w:val="36"/>
          <w:rtl/>
        </w:rPr>
      </w:pPr>
    </w:p>
    <w:p w14:paraId="4B42273F" w14:textId="77777777" w:rsidR="00597685" w:rsidRDefault="00597685" w:rsidP="00AA3C9B">
      <w:pPr>
        <w:spacing w:after="120" w:line="264" w:lineRule="auto"/>
        <w:ind w:firstLine="284"/>
        <w:jc w:val="both"/>
        <w:rPr>
          <w:ins w:id="4" w:author="פאדי חרב" w:date="2023-06-26T00:10:00Z"/>
          <w:rFonts w:asciiTheme="majorBidi" w:hAnsiTheme="majorBidi" w:cstheme="majorBidi"/>
          <w:sz w:val="36"/>
          <w:szCs w:val="36"/>
          <w:rtl/>
        </w:rPr>
      </w:pPr>
    </w:p>
    <w:p w14:paraId="388AA274" w14:textId="77777777" w:rsidR="00597685" w:rsidRDefault="00597685" w:rsidP="00AA3C9B">
      <w:pPr>
        <w:spacing w:after="120" w:line="264" w:lineRule="auto"/>
        <w:ind w:firstLine="284"/>
        <w:jc w:val="both"/>
        <w:rPr>
          <w:ins w:id="5" w:author="פאדי חרב" w:date="2023-06-26T00:10:00Z"/>
          <w:rFonts w:asciiTheme="majorBidi" w:hAnsiTheme="majorBidi" w:cstheme="majorBidi"/>
          <w:sz w:val="36"/>
          <w:szCs w:val="36"/>
          <w:rtl/>
        </w:rPr>
      </w:pPr>
    </w:p>
    <w:p w14:paraId="60684462" w14:textId="77777777" w:rsidR="00597685" w:rsidRDefault="00597685" w:rsidP="00AA3C9B">
      <w:pPr>
        <w:spacing w:after="120" w:line="264" w:lineRule="auto"/>
        <w:ind w:firstLine="284"/>
        <w:jc w:val="both"/>
        <w:rPr>
          <w:ins w:id="6" w:author="פאדי חרב" w:date="2023-06-26T00:10:00Z"/>
          <w:rFonts w:asciiTheme="majorBidi" w:hAnsiTheme="majorBidi" w:cstheme="majorBidi"/>
          <w:sz w:val="36"/>
          <w:szCs w:val="36"/>
          <w:rtl/>
        </w:rPr>
      </w:pPr>
    </w:p>
    <w:p w14:paraId="284696BF" w14:textId="77777777" w:rsidR="00597685" w:rsidRDefault="00597685" w:rsidP="00AA3C9B">
      <w:pPr>
        <w:spacing w:after="120" w:line="264" w:lineRule="auto"/>
        <w:ind w:firstLine="284"/>
        <w:jc w:val="both"/>
        <w:rPr>
          <w:ins w:id="7" w:author="פאדי חרב" w:date="2023-06-26T00:10:00Z"/>
          <w:rFonts w:asciiTheme="majorBidi" w:hAnsiTheme="majorBidi" w:cstheme="majorBidi"/>
          <w:sz w:val="36"/>
          <w:szCs w:val="36"/>
          <w:rtl/>
        </w:rPr>
      </w:pPr>
    </w:p>
    <w:p w14:paraId="02D4260D" w14:textId="77777777" w:rsidR="00597685" w:rsidRDefault="00597685" w:rsidP="00AA3C9B">
      <w:pPr>
        <w:spacing w:after="120" w:line="264" w:lineRule="auto"/>
        <w:ind w:firstLine="284"/>
        <w:jc w:val="both"/>
        <w:rPr>
          <w:ins w:id="8" w:author="פאדי חרב" w:date="2023-06-26T00:10:00Z"/>
          <w:rFonts w:asciiTheme="majorBidi" w:hAnsiTheme="majorBidi" w:cstheme="majorBidi"/>
          <w:sz w:val="36"/>
          <w:szCs w:val="36"/>
          <w:rtl/>
        </w:rPr>
      </w:pPr>
    </w:p>
    <w:p w14:paraId="40DC3844" w14:textId="77777777" w:rsidR="002917F2" w:rsidRDefault="002917F2" w:rsidP="004244C3">
      <w:pPr>
        <w:spacing w:after="120" w:line="264" w:lineRule="auto"/>
        <w:jc w:val="both"/>
        <w:rPr>
          <w:rFonts w:asciiTheme="majorBidi" w:hAnsiTheme="majorBidi" w:cstheme="majorBidi"/>
          <w:sz w:val="36"/>
          <w:szCs w:val="36"/>
        </w:rPr>
      </w:pPr>
    </w:p>
    <w:p w14:paraId="7AE2B7C8" w14:textId="77777777" w:rsidR="004244C3" w:rsidRDefault="004244C3" w:rsidP="004244C3">
      <w:pPr>
        <w:spacing w:after="120" w:line="264" w:lineRule="auto"/>
        <w:jc w:val="both"/>
        <w:rPr>
          <w:rFonts w:asciiTheme="majorBidi" w:hAnsiTheme="majorBidi" w:cstheme="majorBidi"/>
          <w:sz w:val="36"/>
          <w:szCs w:val="36"/>
        </w:rPr>
      </w:pPr>
    </w:p>
    <w:p w14:paraId="4B3C4C89" w14:textId="709ABA1C" w:rsidR="00B163FD" w:rsidRPr="00F91E7F" w:rsidRDefault="00B054A2" w:rsidP="004244C3">
      <w:pPr>
        <w:spacing w:after="120" w:line="264" w:lineRule="auto"/>
        <w:jc w:val="both"/>
        <w:rPr>
          <w:rFonts w:asciiTheme="majorBidi" w:hAnsiTheme="majorBidi" w:cstheme="majorBidi"/>
          <w:b/>
          <w:bCs/>
          <w:i/>
          <w:iCs/>
          <w:sz w:val="24"/>
          <w:szCs w:val="24"/>
          <w:u w:val="single"/>
        </w:rPr>
      </w:pPr>
      <w:r w:rsidRPr="00F91E7F">
        <w:rPr>
          <w:rFonts w:asciiTheme="majorBidi" w:hAnsiTheme="majorBidi" w:cstheme="majorBidi"/>
          <w:b/>
          <w:bCs/>
          <w:i/>
          <w:iCs/>
          <w:sz w:val="24"/>
          <w:szCs w:val="24"/>
          <w:u w:val="single"/>
        </w:rPr>
        <w:t>Introduction:</w:t>
      </w:r>
    </w:p>
    <w:p w14:paraId="77C6C387" w14:textId="366B3E28" w:rsidR="005862F8" w:rsidRPr="005B69DE" w:rsidRDefault="00B054A2" w:rsidP="00AA3C9B">
      <w:pPr>
        <w:spacing w:after="120" w:line="264" w:lineRule="auto"/>
        <w:ind w:firstLine="284"/>
        <w:jc w:val="both"/>
        <w:rPr>
          <w:rFonts w:asciiTheme="majorBidi" w:hAnsiTheme="majorBidi" w:cstheme="majorBidi"/>
          <w:color w:val="2E2E2E"/>
          <w:sz w:val="24"/>
          <w:szCs w:val="24"/>
        </w:rPr>
      </w:pPr>
      <w:r w:rsidRPr="005B69DE">
        <w:rPr>
          <w:rFonts w:asciiTheme="majorBidi" w:hAnsiTheme="majorBidi" w:cstheme="majorBidi"/>
          <w:b/>
          <w:bCs/>
          <w:sz w:val="24"/>
          <w:szCs w:val="24"/>
        </w:rPr>
        <w:br/>
      </w:r>
      <w:r w:rsidR="00C81BBD" w:rsidRPr="005B69DE">
        <w:rPr>
          <w:rFonts w:asciiTheme="majorBidi" w:hAnsiTheme="majorBidi" w:cstheme="majorBidi"/>
          <w:color w:val="2E2E2E"/>
          <w:sz w:val="24"/>
          <w:szCs w:val="24"/>
        </w:rPr>
        <w:t>“One of the tasks of computational biology is in protein</w:t>
      </w:r>
      <w:r w:rsidR="002374FF" w:rsidRPr="005B69DE">
        <w:rPr>
          <w:rFonts w:asciiTheme="majorBidi" w:hAnsiTheme="majorBidi" w:cstheme="majorBidi"/>
          <w:color w:val="2E2E2E"/>
          <w:sz w:val="24"/>
          <w:szCs w:val="24"/>
        </w:rPr>
        <w:t xml:space="preserve"> </w:t>
      </w:r>
      <w:r w:rsidR="00C81BBD" w:rsidRPr="005B69DE">
        <w:rPr>
          <w:rFonts w:asciiTheme="majorBidi" w:hAnsiTheme="majorBidi" w:cstheme="majorBidi"/>
          <w:color w:val="2E2E2E"/>
          <w:sz w:val="24"/>
          <w:szCs w:val="24"/>
        </w:rPr>
        <w:t xml:space="preserve"> structure prediction based on known 3D-structures of related proteins (homology modeling) (Kopp and </w:t>
      </w:r>
      <w:r w:rsidR="005862F8" w:rsidRPr="005B69DE">
        <w:rPr>
          <w:rFonts w:asciiTheme="majorBidi" w:hAnsiTheme="majorBidi" w:cstheme="majorBidi"/>
          <w:color w:val="2E2E2E"/>
          <w:sz w:val="24"/>
          <w:szCs w:val="24"/>
        </w:rPr>
        <w:t>Schweder</w:t>
      </w:r>
      <w:r w:rsidR="00C81BBD" w:rsidRPr="005B69DE">
        <w:rPr>
          <w:rFonts w:asciiTheme="majorBidi" w:hAnsiTheme="majorBidi" w:cstheme="majorBidi"/>
          <w:color w:val="2E2E2E"/>
          <w:sz w:val="24"/>
          <w:szCs w:val="24"/>
        </w:rPr>
        <w:t>, 2004).</w:t>
      </w:r>
      <w:r w:rsidR="005862F8" w:rsidRPr="005B69DE">
        <w:rPr>
          <w:rFonts w:asciiTheme="majorBidi" w:hAnsiTheme="majorBidi" w:cstheme="majorBidi"/>
          <w:color w:val="2E2E2E"/>
          <w:sz w:val="24"/>
          <w:szCs w:val="24"/>
        </w:rPr>
        <w:t>”[4]</w:t>
      </w:r>
    </w:p>
    <w:p w14:paraId="529D23A8" w14:textId="017D50EC" w:rsidR="00437B0B" w:rsidRPr="005B69DE" w:rsidRDefault="00437B0B" w:rsidP="00D75B24">
      <w:pPr>
        <w:spacing w:after="120" w:line="264" w:lineRule="auto"/>
        <w:jc w:val="both"/>
        <w:rPr>
          <w:rFonts w:asciiTheme="majorBidi" w:hAnsiTheme="majorBidi" w:cstheme="majorBidi"/>
          <w:color w:val="2E2E2E"/>
          <w:sz w:val="24"/>
          <w:szCs w:val="24"/>
        </w:rPr>
      </w:pPr>
      <w:r w:rsidRPr="005B69DE">
        <w:rPr>
          <w:rFonts w:asciiTheme="majorBidi" w:hAnsiTheme="majorBidi" w:cstheme="majorBidi"/>
          <w:color w:val="2E2E2E"/>
          <w:sz w:val="24"/>
          <w:szCs w:val="24"/>
        </w:rPr>
        <w:t>For both basic research and drug development, data gathered from recently developed methods for structural annotation of proteins, such as efforts to predict protein subcellular</w:t>
      </w:r>
      <w:r w:rsidR="002374FF" w:rsidRPr="005B69DE">
        <w:rPr>
          <w:rFonts w:asciiTheme="majorBidi" w:hAnsiTheme="majorBidi" w:cstheme="majorBidi"/>
          <w:color w:val="2E2E2E"/>
          <w:sz w:val="24"/>
          <w:szCs w:val="24"/>
        </w:rPr>
        <w:t xml:space="preserve"> or peptides</w:t>
      </w:r>
      <w:r w:rsidRPr="005B69DE">
        <w:rPr>
          <w:rFonts w:asciiTheme="majorBidi" w:hAnsiTheme="majorBidi" w:cstheme="majorBidi"/>
          <w:color w:val="2E2E2E"/>
          <w:sz w:val="24"/>
          <w:szCs w:val="24"/>
        </w:rPr>
        <w:t xml:space="preserve"> localization, membrane protein types and regions, enzyme functional classes, and even signal peptides, is extremely helpful.</w:t>
      </w:r>
    </w:p>
    <w:p w14:paraId="7D232AAF" w14:textId="77777777" w:rsidR="002374FF" w:rsidRPr="005B69DE" w:rsidRDefault="00437B0B" w:rsidP="00D75B24">
      <w:pPr>
        <w:spacing w:after="120" w:line="264" w:lineRule="auto"/>
        <w:jc w:val="both"/>
        <w:rPr>
          <w:rFonts w:asciiTheme="majorBidi" w:hAnsiTheme="majorBidi" w:cstheme="majorBidi"/>
          <w:sz w:val="24"/>
          <w:szCs w:val="24"/>
        </w:rPr>
      </w:pPr>
      <w:r w:rsidRPr="005B69DE">
        <w:rPr>
          <w:rFonts w:asciiTheme="majorBidi" w:hAnsiTheme="majorBidi" w:cstheme="majorBidi"/>
          <w:color w:val="2E2E2E"/>
          <w:sz w:val="24"/>
          <w:szCs w:val="24"/>
        </w:rPr>
        <w:t xml:space="preserve"> </w:t>
      </w:r>
      <w:r w:rsidR="0066701C" w:rsidRPr="005B69DE">
        <w:rPr>
          <w:rFonts w:asciiTheme="majorBidi" w:hAnsiTheme="majorBidi" w:cstheme="majorBidi"/>
          <w:sz w:val="24"/>
          <w:szCs w:val="24"/>
        </w:rPr>
        <w:t>A huge number of protein sequences presents an important challenge for protein homology modeling.</w:t>
      </w:r>
    </w:p>
    <w:p w14:paraId="5FF4669C" w14:textId="3F961EAA" w:rsidR="0066701C" w:rsidRPr="005B69DE" w:rsidRDefault="0066701C" w:rsidP="00D75B24">
      <w:pPr>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 In some cases, proteins that are physically similar have almost no sequence similarity</w:t>
      </w:r>
      <w:r w:rsidR="001D44A6" w:rsidRPr="005B69DE">
        <w:rPr>
          <w:rFonts w:asciiTheme="majorBidi" w:hAnsiTheme="majorBidi" w:cstheme="majorBidi"/>
          <w:sz w:val="24"/>
          <w:szCs w:val="24"/>
        </w:rPr>
        <w:t>,</w:t>
      </w:r>
      <w:r w:rsidR="001D44A6" w:rsidRPr="005B69DE">
        <w:rPr>
          <w:sz w:val="24"/>
          <w:szCs w:val="24"/>
        </w:rPr>
        <w:t xml:space="preserve"> </w:t>
      </w:r>
      <w:r w:rsidR="001D44A6" w:rsidRPr="005B69DE">
        <w:rPr>
          <w:rFonts w:asciiTheme="majorBidi" w:hAnsiTheme="majorBidi" w:cstheme="majorBidi"/>
          <w:sz w:val="24"/>
          <w:szCs w:val="24"/>
        </w:rPr>
        <w:t>so it puts us in front of very  large challenge for distant homologs with divergent sequences.</w:t>
      </w:r>
    </w:p>
    <w:p w14:paraId="73709CAE" w14:textId="77777777" w:rsidR="0081437D" w:rsidRPr="005B69DE" w:rsidRDefault="00437B0B" w:rsidP="002D72CD">
      <w:pPr>
        <w:spacing w:after="120" w:line="264" w:lineRule="auto"/>
        <w:ind w:firstLine="284"/>
        <w:jc w:val="both"/>
        <w:rPr>
          <w:rFonts w:asciiTheme="majorBidi" w:hAnsiTheme="majorBidi" w:cstheme="majorBidi"/>
          <w:sz w:val="24"/>
          <w:szCs w:val="24"/>
        </w:rPr>
      </w:pPr>
      <w:r w:rsidRPr="005B69DE">
        <w:rPr>
          <w:rFonts w:asciiTheme="majorBidi" w:hAnsiTheme="majorBidi" w:cstheme="majorBidi"/>
          <w:sz w:val="24"/>
          <w:szCs w:val="24"/>
        </w:rPr>
        <w:t xml:space="preserve">In this study, we investigate whether nature maintains a record of the protein's evolutionary history in the context of sequence space. </w:t>
      </w:r>
    </w:p>
    <w:p w14:paraId="40F1DFEF" w14:textId="77777777" w:rsidR="006D5715" w:rsidRDefault="00437B0B" w:rsidP="006D5715">
      <w:pPr>
        <w:spacing w:after="120" w:line="264" w:lineRule="auto"/>
        <w:ind w:firstLine="284"/>
        <w:jc w:val="both"/>
        <w:rPr>
          <w:rFonts w:asciiTheme="majorBidi" w:hAnsiTheme="majorBidi" w:cstheme="majorBidi"/>
          <w:sz w:val="24"/>
          <w:szCs w:val="24"/>
          <w:rtl/>
        </w:rPr>
      </w:pPr>
      <w:r w:rsidRPr="005B69DE">
        <w:rPr>
          <w:rFonts w:asciiTheme="majorBidi" w:hAnsiTheme="majorBidi" w:cstheme="majorBidi"/>
          <w:sz w:val="24"/>
          <w:szCs w:val="24"/>
        </w:rPr>
        <w:t>If thus, how far does this path extend? How continuous is the protein sequence space, in other words? And what is the structure of the sequence space over the long term?</w:t>
      </w:r>
    </w:p>
    <w:p w14:paraId="7BEB5300" w14:textId="4D89F7BD" w:rsidR="006D5715" w:rsidRPr="005B69DE" w:rsidRDefault="006D5715" w:rsidP="006D5715">
      <w:pPr>
        <w:spacing w:after="120" w:line="264" w:lineRule="auto"/>
        <w:ind w:firstLine="284"/>
        <w:jc w:val="both"/>
        <w:rPr>
          <w:rFonts w:asciiTheme="majorBidi" w:hAnsiTheme="majorBidi" w:cstheme="majorBidi"/>
          <w:sz w:val="24"/>
          <w:szCs w:val="24"/>
        </w:rPr>
      </w:pPr>
      <w:r w:rsidRPr="005B69DE">
        <w:rPr>
          <w:rFonts w:asciiTheme="majorBidi" w:hAnsiTheme="majorBidi" w:cstheme="majorBidi"/>
          <w:sz w:val="24"/>
          <w:szCs w:val="24"/>
        </w:rPr>
        <w:t>The proposed method uses a network-based approach using a graph to examine the relationships between proteins and identify patterns that indicate hidden homology, meaning proteins that share a common ancestry but have diverged in sequence.</w:t>
      </w:r>
    </w:p>
    <w:p w14:paraId="0DDC3478" w14:textId="77777777" w:rsidR="006D5715" w:rsidRPr="005B69DE" w:rsidRDefault="006D5715" w:rsidP="006D5715">
      <w:pPr>
        <w:rPr>
          <w:rFonts w:asciiTheme="majorBidi" w:hAnsiTheme="majorBidi" w:cstheme="majorBidi"/>
          <w:sz w:val="24"/>
          <w:szCs w:val="24"/>
        </w:rPr>
      </w:pPr>
      <w:r w:rsidRPr="005B69DE">
        <w:rPr>
          <w:rFonts w:asciiTheme="majorBidi" w:hAnsiTheme="majorBidi" w:cstheme="majorBidi"/>
          <w:sz w:val="24"/>
          <w:szCs w:val="24"/>
        </w:rPr>
        <w:t xml:space="preserve">We will use the graph (a bunch of connected edges) to show how the sequences are related. </w:t>
      </w:r>
    </w:p>
    <w:p w14:paraId="53D590AC" w14:textId="77777777" w:rsidR="006D5715" w:rsidRPr="005B69DE" w:rsidRDefault="006D5715" w:rsidP="006D5715">
      <w:pPr>
        <w:rPr>
          <w:rFonts w:asciiTheme="majorBidi" w:hAnsiTheme="majorBidi" w:cstheme="majorBidi"/>
          <w:sz w:val="24"/>
          <w:szCs w:val="24"/>
        </w:rPr>
      </w:pPr>
      <w:r w:rsidRPr="005B69DE">
        <w:rPr>
          <w:rFonts w:asciiTheme="majorBidi" w:hAnsiTheme="majorBidi" w:cstheme="majorBidi"/>
          <w:sz w:val="24"/>
          <w:szCs w:val="24"/>
        </w:rPr>
        <w:t xml:space="preserve">By counting how many different paths there are between the edges in the graph, then we could recognize the similar the sequences were. </w:t>
      </w:r>
    </w:p>
    <w:p w14:paraId="431BEF59" w14:textId="77777777" w:rsidR="006D5715" w:rsidRPr="005B69DE" w:rsidRDefault="006D5715" w:rsidP="006D5715">
      <w:pPr>
        <w:rPr>
          <w:rFonts w:asciiTheme="majorBidi" w:hAnsiTheme="majorBidi" w:cstheme="majorBidi"/>
          <w:sz w:val="24"/>
          <w:szCs w:val="24"/>
        </w:rPr>
      </w:pPr>
      <w:r w:rsidRPr="005B69DE">
        <w:rPr>
          <w:rFonts w:asciiTheme="majorBidi" w:hAnsiTheme="majorBidi" w:cstheme="majorBidi"/>
          <w:sz w:val="24"/>
          <w:szCs w:val="24"/>
        </w:rPr>
        <w:t>This gives us a way to measure how similar sequences are and how sure we can be about our prediction.</w:t>
      </w:r>
    </w:p>
    <w:p w14:paraId="75176CD6" w14:textId="77777777" w:rsidR="00567C84" w:rsidRPr="005B69DE" w:rsidRDefault="006D5715" w:rsidP="00567C84">
      <w:pPr>
        <w:rPr>
          <w:rFonts w:asciiTheme="majorBidi" w:hAnsiTheme="majorBidi" w:cstheme="majorBidi"/>
          <w:sz w:val="24"/>
          <w:szCs w:val="24"/>
        </w:rPr>
      </w:pPr>
      <w:r w:rsidRPr="005B69DE">
        <w:rPr>
          <w:rFonts w:asciiTheme="majorBidi" w:hAnsiTheme="majorBidi" w:cstheme="majorBidi"/>
          <w:sz w:val="24"/>
          <w:szCs w:val="24"/>
        </w:rPr>
        <w:t xml:space="preserve"> So, this new method could be useful for comparing sequences in the future by analyzing the protein</w:t>
      </w:r>
      <w:r w:rsidRPr="005B69DE">
        <w:rPr>
          <w:rFonts w:asciiTheme="majorBidi" w:hAnsiTheme="majorBidi" w:cstheme="majorBidi"/>
          <w:sz w:val="24"/>
          <w:szCs w:val="24"/>
          <w:lang w:bidi="ar-SY"/>
        </w:rPr>
        <w:t>s or peptides sequences to their functionality</w:t>
      </w:r>
      <w:r w:rsidRPr="005B69DE">
        <w:rPr>
          <w:rFonts w:asciiTheme="majorBidi" w:hAnsiTheme="majorBidi" w:cstheme="majorBidi"/>
          <w:sz w:val="24"/>
          <w:szCs w:val="24"/>
        </w:rPr>
        <w:t>, we can uncover these hidden homologies, which can contribute to our understanding of protein’s functions and their evolution.</w:t>
      </w:r>
      <w:r w:rsidR="00567C84">
        <w:rPr>
          <w:rFonts w:asciiTheme="majorBidi" w:hAnsiTheme="majorBidi" w:cstheme="majorBidi"/>
          <w:sz w:val="24"/>
          <w:szCs w:val="24"/>
        </w:rPr>
        <w:br/>
      </w:r>
      <w:r w:rsidR="00567C84" w:rsidRPr="005B69DE">
        <w:rPr>
          <w:rFonts w:asciiTheme="majorBidi" w:hAnsiTheme="majorBidi" w:cstheme="majorBidi"/>
          <w:sz w:val="24"/>
          <w:szCs w:val="24"/>
        </w:rPr>
        <w:t>So, in this project I will focus on a tool called protein connectivity network (PCN) to detect hidden similarities between protei</w:t>
      </w:r>
      <w:r w:rsidR="00567C84" w:rsidRPr="005B69DE">
        <w:rPr>
          <w:rFonts w:asciiTheme="majorBidi" w:hAnsiTheme="majorBidi" w:cstheme="majorBidi"/>
          <w:sz w:val="24"/>
          <w:szCs w:val="24"/>
          <w:lang w:bidi="ar-SY"/>
        </w:rPr>
        <w:t>ns</w:t>
      </w:r>
      <w:r w:rsidR="00567C84" w:rsidRPr="005B69DE">
        <w:rPr>
          <w:rFonts w:asciiTheme="majorBidi" w:hAnsiTheme="majorBidi" w:cstheme="majorBidi"/>
          <w:sz w:val="24"/>
          <w:szCs w:val="24"/>
        </w:rPr>
        <w:t>.</w:t>
      </w:r>
    </w:p>
    <w:p w14:paraId="1EB73B97" w14:textId="77777777" w:rsidR="00567C84" w:rsidRPr="005B69DE" w:rsidRDefault="00567C84" w:rsidP="00567C84">
      <w:pPr>
        <w:rPr>
          <w:rFonts w:asciiTheme="majorBidi" w:hAnsiTheme="majorBidi" w:cstheme="majorBidi"/>
          <w:sz w:val="24"/>
          <w:szCs w:val="24"/>
        </w:rPr>
      </w:pPr>
      <w:r w:rsidRPr="005B69DE">
        <w:rPr>
          <w:rFonts w:asciiTheme="majorBidi" w:hAnsiTheme="majorBidi" w:cstheme="majorBidi"/>
          <w:sz w:val="24"/>
          <w:szCs w:val="24"/>
        </w:rPr>
        <w:t xml:space="preserve">The main objective is to develop a computational framework that leverages the structural and functional relationships between proteins and peptides, rather than relying solely on sequence similarity. </w:t>
      </w:r>
    </w:p>
    <w:p w14:paraId="7675CE6B" w14:textId="77777777" w:rsidR="00567C84" w:rsidRDefault="00567C84" w:rsidP="00567C84">
      <w:pPr>
        <w:rPr>
          <w:rFonts w:asciiTheme="majorBidi" w:hAnsiTheme="majorBidi" w:cstheme="majorBidi"/>
          <w:sz w:val="24"/>
          <w:szCs w:val="24"/>
        </w:rPr>
      </w:pPr>
      <w:r w:rsidRPr="005B69DE">
        <w:rPr>
          <w:rFonts w:asciiTheme="majorBidi" w:hAnsiTheme="majorBidi" w:cstheme="majorBidi"/>
          <w:sz w:val="24"/>
          <w:szCs w:val="24"/>
        </w:rPr>
        <w:t>By constructing and analyzing connectivity networks, which capture the intricate interactions and dependencies between amino acids, it is possible to uncover hidden homologies that have eluded traditional sequence-based methods.</w:t>
      </w:r>
    </w:p>
    <w:p w14:paraId="2C9C2F1F" w14:textId="7231819E" w:rsidR="0058180D" w:rsidRPr="00AB69B3" w:rsidRDefault="0058180D" w:rsidP="00567C84">
      <w:pPr>
        <w:rPr>
          <w:rFonts w:asciiTheme="majorBidi" w:hAnsiTheme="majorBidi" w:cstheme="majorBidi"/>
          <w:sz w:val="24"/>
          <w:szCs w:val="24"/>
          <w:rtl/>
        </w:rPr>
      </w:pPr>
      <w:r>
        <w:rPr>
          <w:rFonts w:asciiTheme="majorBidi" w:hAnsiTheme="majorBidi" w:cstheme="majorBidi"/>
          <w:sz w:val="24"/>
          <w:szCs w:val="24"/>
        </w:rPr>
        <w:t xml:space="preserve">The constructed tool will be applied </w:t>
      </w:r>
      <w:r w:rsidR="00AB69B3">
        <w:rPr>
          <w:rFonts w:asciiTheme="majorBidi" w:hAnsiTheme="majorBidi" w:cstheme="majorBidi"/>
          <w:sz w:val="24"/>
          <w:szCs w:val="24"/>
        </w:rPr>
        <w:t xml:space="preserve">to the detection of the </w:t>
      </w:r>
      <w:r w:rsidR="00AB69B3" w:rsidRPr="005B69DE">
        <w:rPr>
          <w:rFonts w:asciiTheme="majorBidi" w:hAnsiTheme="majorBidi" w:cstheme="majorBidi"/>
          <w:sz w:val="24"/>
          <w:szCs w:val="24"/>
        </w:rPr>
        <w:t xml:space="preserve">MDPs </w:t>
      </w:r>
      <w:r w:rsidR="00AB69B3">
        <w:rPr>
          <w:rFonts w:asciiTheme="majorBidi" w:hAnsiTheme="majorBidi" w:cstheme="majorBidi"/>
          <w:sz w:val="24"/>
          <w:szCs w:val="24"/>
        </w:rPr>
        <w:t>(</w:t>
      </w:r>
      <w:r w:rsidR="00AB69B3" w:rsidRPr="00567C84">
        <w:rPr>
          <w:rFonts w:asciiTheme="majorBidi" w:hAnsiTheme="majorBidi" w:cstheme="majorBidi"/>
          <w:sz w:val="24"/>
          <w:szCs w:val="24"/>
        </w:rPr>
        <w:t>mitochondria-derived peptides</w:t>
      </w:r>
      <w:r w:rsidR="00AB69B3">
        <w:rPr>
          <w:rFonts w:asciiTheme="majorBidi" w:hAnsiTheme="majorBidi" w:cstheme="majorBidi"/>
          <w:sz w:val="24"/>
          <w:szCs w:val="24"/>
        </w:rPr>
        <w:t>)</w:t>
      </w:r>
      <w:r w:rsidR="00CA179F">
        <w:rPr>
          <w:rFonts w:asciiTheme="majorBidi" w:hAnsiTheme="majorBidi" w:cstheme="majorBidi"/>
          <w:sz w:val="24"/>
          <w:szCs w:val="24"/>
        </w:rPr>
        <w:t>.</w:t>
      </w:r>
    </w:p>
    <w:p w14:paraId="21BA1382" w14:textId="207CD26A" w:rsidR="006D5715" w:rsidRDefault="006D5715" w:rsidP="006D5715">
      <w:pPr>
        <w:rPr>
          <w:rFonts w:asciiTheme="majorBidi" w:hAnsiTheme="majorBidi" w:cstheme="majorBidi"/>
          <w:sz w:val="24"/>
          <w:szCs w:val="24"/>
          <w:rtl/>
        </w:rPr>
      </w:pPr>
    </w:p>
    <w:p w14:paraId="02DC8F22" w14:textId="77777777" w:rsidR="002D6433" w:rsidRDefault="002D6433" w:rsidP="006D5715">
      <w:pPr>
        <w:rPr>
          <w:rFonts w:asciiTheme="majorBidi" w:hAnsiTheme="majorBidi" w:cstheme="majorBidi"/>
          <w:sz w:val="24"/>
          <w:szCs w:val="24"/>
          <w:rtl/>
        </w:rPr>
      </w:pPr>
    </w:p>
    <w:p w14:paraId="5C19EA74" w14:textId="77777777" w:rsidR="002D6433" w:rsidRDefault="002D6433" w:rsidP="006D5715">
      <w:pPr>
        <w:rPr>
          <w:rFonts w:asciiTheme="majorBidi" w:hAnsiTheme="majorBidi" w:cstheme="majorBidi"/>
          <w:sz w:val="24"/>
          <w:szCs w:val="24"/>
          <w:rtl/>
        </w:rPr>
      </w:pPr>
    </w:p>
    <w:p w14:paraId="7C943AA0" w14:textId="77777777" w:rsidR="002D6433" w:rsidRDefault="002D6433" w:rsidP="006D5715">
      <w:pPr>
        <w:rPr>
          <w:rFonts w:asciiTheme="majorBidi" w:hAnsiTheme="majorBidi" w:cstheme="majorBidi"/>
          <w:sz w:val="24"/>
          <w:szCs w:val="24"/>
          <w:rtl/>
        </w:rPr>
      </w:pPr>
    </w:p>
    <w:p w14:paraId="782E5766" w14:textId="5E72EBBB" w:rsidR="002D6433" w:rsidRPr="005B69DE" w:rsidRDefault="002D6433" w:rsidP="006D5715">
      <w:pPr>
        <w:rPr>
          <w:rFonts w:asciiTheme="majorBidi" w:hAnsiTheme="majorBidi" w:cstheme="majorBidi"/>
          <w:sz w:val="24"/>
          <w:szCs w:val="24"/>
        </w:rPr>
      </w:pPr>
      <w:r w:rsidRPr="002D6433">
        <w:rPr>
          <w:rFonts w:asciiTheme="majorBidi" w:hAnsiTheme="majorBidi" w:cstheme="majorBidi"/>
          <w:sz w:val="24"/>
          <w:szCs w:val="24"/>
        </w:rPr>
        <w:t>This</w:t>
      </w:r>
      <w:r>
        <w:rPr>
          <w:rFonts w:asciiTheme="majorBidi" w:hAnsiTheme="majorBidi" w:cstheme="majorBidi"/>
          <w:sz w:val="24"/>
          <w:szCs w:val="24"/>
        </w:rPr>
        <w:t xml:space="preserve"> information</w:t>
      </w:r>
      <w:r w:rsidRPr="002D6433">
        <w:rPr>
          <w:rFonts w:asciiTheme="majorBidi" w:hAnsiTheme="majorBidi" w:cstheme="majorBidi"/>
          <w:sz w:val="24"/>
          <w:szCs w:val="24"/>
        </w:rPr>
        <w:t xml:space="preserve"> based on the references </w:t>
      </w:r>
      <w:r>
        <w:rPr>
          <w:rFonts w:asciiTheme="majorBidi" w:hAnsiTheme="majorBidi" w:cstheme="majorBidi"/>
          <w:sz w:val="24"/>
          <w:szCs w:val="24"/>
        </w:rPr>
        <w:t xml:space="preserve">that </w:t>
      </w:r>
      <w:r w:rsidRPr="002D6433">
        <w:rPr>
          <w:rFonts w:asciiTheme="majorBidi" w:hAnsiTheme="majorBidi" w:cstheme="majorBidi"/>
          <w:sz w:val="24"/>
          <w:szCs w:val="24"/>
        </w:rPr>
        <w:t>mentioned above in [X], they are:</w:t>
      </w:r>
      <w:r>
        <w:rPr>
          <w:rFonts w:asciiTheme="majorBidi" w:hAnsiTheme="majorBidi" w:cstheme="majorBidi"/>
          <w:sz w:val="24"/>
          <w:szCs w:val="24"/>
        </w:rPr>
        <w:t xml:space="preserve"> [1],[2][3],[4],[5],[7]</w:t>
      </w:r>
    </w:p>
    <w:p w14:paraId="213E38AE" w14:textId="7A8B2476" w:rsidR="006D5715" w:rsidRPr="005B69DE" w:rsidRDefault="006D5715" w:rsidP="006D5715">
      <w:pPr>
        <w:spacing w:after="120" w:line="264" w:lineRule="auto"/>
        <w:ind w:firstLine="284"/>
        <w:jc w:val="both"/>
        <w:rPr>
          <w:rFonts w:asciiTheme="majorBidi" w:hAnsiTheme="majorBidi" w:cstheme="majorBidi"/>
          <w:sz w:val="24"/>
          <w:szCs w:val="24"/>
        </w:rPr>
      </w:pPr>
      <w:r w:rsidRPr="005B69DE">
        <w:rPr>
          <w:rFonts w:asciiTheme="majorBidi" w:hAnsiTheme="majorBidi" w:cstheme="majorBidi"/>
          <w:sz w:val="36"/>
          <w:szCs w:val="36"/>
        </w:rPr>
        <w:br/>
      </w:r>
    </w:p>
    <w:p w14:paraId="6F71B359" w14:textId="77777777" w:rsidR="00A4394D" w:rsidRPr="005B69DE" w:rsidRDefault="00A4394D" w:rsidP="002D72CD">
      <w:pPr>
        <w:spacing w:after="120" w:line="264" w:lineRule="auto"/>
        <w:ind w:firstLine="284"/>
        <w:jc w:val="both"/>
        <w:rPr>
          <w:rFonts w:asciiTheme="majorBidi" w:hAnsiTheme="majorBidi" w:cstheme="majorBidi"/>
          <w:sz w:val="24"/>
          <w:szCs w:val="24"/>
        </w:rPr>
      </w:pPr>
    </w:p>
    <w:p w14:paraId="5898BCE6" w14:textId="77777777" w:rsidR="00A4394D" w:rsidRDefault="00A4394D" w:rsidP="002D72CD">
      <w:pPr>
        <w:spacing w:after="120" w:line="264" w:lineRule="auto"/>
        <w:ind w:firstLine="284"/>
        <w:jc w:val="both"/>
        <w:rPr>
          <w:rFonts w:asciiTheme="majorBidi" w:hAnsiTheme="majorBidi" w:cstheme="majorBidi"/>
          <w:sz w:val="24"/>
          <w:szCs w:val="24"/>
          <w:rtl/>
        </w:rPr>
      </w:pPr>
    </w:p>
    <w:p w14:paraId="53DEA6B2" w14:textId="77777777" w:rsidR="00D97658" w:rsidRDefault="00D97658" w:rsidP="002D72CD">
      <w:pPr>
        <w:spacing w:after="120" w:line="264" w:lineRule="auto"/>
        <w:ind w:firstLine="284"/>
        <w:jc w:val="both"/>
        <w:rPr>
          <w:rFonts w:asciiTheme="majorBidi" w:hAnsiTheme="majorBidi" w:cstheme="majorBidi"/>
          <w:sz w:val="24"/>
          <w:szCs w:val="24"/>
          <w:rtl/>
        </w:rPr>
      </w:pPr>
    </w:p>
    <w:p w14:paraId="6AAA0B70" w14:textId="77777777" w:rsidR="00D97658" w:rsidRDefault="00D97658" w:rsidP="002D72CD">
      <w:pPr>
        <w:spacing w:after="120" w:line="264" w:lineRule="auto"/>
        <w:ind w:firstLine="284"/>
        <w:jc w:val="both"/>
        <w:rPr>
          <w:rFonts w:asciiTheme="majorBidi" w:hAnsiTheme="majorBidi" w:cstheme="majorBidi"/>
          <w:sz w:val="24"/>
          <w:szCs w:val="24"/>
          <w:rtl/>
        </w:rPr>
      </w:pPr>
    </w:p>
    <w:p w14:paraId="5DD3F8B3" w14:textId="77777777" w:rsidR="00D97658" w:rsidRDefault="00D97658" w:rsidP="002D72CD">
      <w:pPr>
        <w:spacing w:after="120" w:line="264" w:lineRule="auto"/>
        <w:ind w:firstLine="284"/>
        <w:jc w:val="both"/>
        <w:rPr>
          <w:rFonts w:asciiTheme="majorBidi" w:hAnsiTheme="majorBidi" w:cstheme="majorBidi"/>
          <w:sz w:val="24"/>
          <w:szCs w:val="24"/>
          <w:rtl/>
        </w:rPr>
      </w:pPr>
    </w:p>
    <w:p w14:paraId="0F3A9817" w14:textId="77777777" w:rsidR="00D97658" w:rsidRDefault="00D97658" w:rsidP="002D72CD">
      <w:pPr>
        <w:spacing w:after="120" w:line="264" w:lineRule="auto"/>
        <w:ind w:firstLine="284"/>
        <w:jc w:val="both"/>
        <w:rPr>
          <w:rFonts w:asciiTheme="majorBidi" w:hAnsiTheme="majorBidi" w:cstheme="majorBidi"/>
          <w:sz w:val="24"/>
          <w:szCs w:val="24"/>
          <w:rtl/>
        </w:rPr>
      </w:pPr>
    </w:p>
    <w:p w14:paraId="73D8B086" w14:textId="77777777" w:rsidR="00D97658" w:rsidRDefault="00D97658" w:rsidP="002D72CD">
      <w:pPr>
        <w:spacing w:after="120" w:line="264" w:lineRule="auto"/>
        <w:ind w:firstLine="284"/>
        <w:jc w:val="both"/>
        <w:rPr>
          <w:rFonts w:asciiTheme="majorBidi" w:hAnsiTheme="majorBidi" w:cstheme="majorBidi"/>
          <w:sz w:val="24"/>
          <w:szCs w:val="24"/>
          <w:rtl/>
        </w:rPr>
      </w:pPr>
    </w:p>
    <w:p w14:paraId="1C741857" w14:textId="77777777" w:rsidR="00D97658" w:rsidRDefault="00D97658" w:rsidP="002D72CD">
      <w:pPr>
        <w:spacing w:after="120" w:line="264" w:lineRule="auto"/>
        <w:ind w:firstLine="284"/>
        <w:jc w:val="both"/>
        <w:rPr>
          <w:rFonts w:asciiTheme="majorBidi" w:hAnsiTheme="majorBidi" w:cstheme="majorBidi"/>
          <w:sz w:val="24"/>
          <w:szCs w:val="24"/>
          <w:rtl/>
        </w:rPr>
      </w:pPr>
    </w:p>
    <w:p w14:paraId="3ABB13C6" w14:textId="77777777" w:rsidR="00D97658" w:rsidRDefault="00D97658" w:rsidP="002D72CD">
      <w:pPr>
        <w:spacing w:after="120" w:line="264" w:lineRule="auto"/>
        <w:ind w:firstLine="284"/>
        <w:jc w:val="both"/>
        <w:rPr>
          <w:rFonts w:asciiTheme="majorBidi" w:hAnsiTheme="majorBidi" w:cstheme="majorBidi"/>
          <w:sz w:val="24"/>
          <w:szCs w:val="24"/>
          <w:rtl/>
        </w:rPr>
      </w:pPr>
    </w:p>
    <w:p w14:paraId="3193E41C" w14:textId="77777777" w:rsidR="00D97658" w:rsidRDefault="00D97658" w:rsidP="002D72CD">
      <w:pPr>
        <w:spacing w:after="120" w:line="264" w:lineRule="auto"/>
        <w:ind w:firstLine="284"/>
        <w:jc w:val="both"/>
        <w:rPr>
          <w:rFonts w:asciiTheme="majorBidi" w:hAnsiTheme="majorBidi" w:cstheme="majorBidi"/>
          <w:sz w:val="24"/>
          <w:szCs w:val="24"/>
          <w:rtl/>
        </w:rPr>
      </w:pPr>
    </w:p>
    <w:p w14:paraId="2D22EB2C" w14:textId="502CE31B" w:rsidR="00D97658" w:rsidRDefault="00D97658" w:rsidP="002D72CD">
      <w:pPr>
        <w:spacing w:after="120" w:line="264" w:lineRule="auto"/>
        <w:ind w:firstLine="284"/>
        <w:jc w:val="both"/>
        <w:rPr>
          <w:ins w:id="9" w:author="פאדי חרב" w:date="2023-06-26T00:11:00Z"/>
          <w:rFonts w:asciiTheme="majorBidi" w:hAnsiTheme="majorBidi" w:cstheme="majorBidi"/>
          <w:sz w:val="24"/>
          <w:szCs w:val="24"/>
          <w:rtl/>
        </w:rPr>
      </w:pPr>
    </w:p>
    <w:p w14:paraId="3FBB15F4" w14:textId="77777777" w:rsidR="00921E01" w:rsidRDefault="00921E01" w:rsidP="002D72CD">
      <w:pPr>
        <w:spacing w:after="120" w:line="264" w:lineRule="auto"/>
        <w:ind w:firstLine="284"/>
        <w:jc w:val="both"/>
        <w:rPr>
          <w:ins w:id="10" w:author="פאדי חרב" w:date="2023-06-26T00:11:00Z"/>
          <w:rFonts w:asciiTheme="majorBidi" w:hAnsiTheme="majorBidi" w:cstheme="majorBidi"/>
          <w:sz w:val="24"/>
          <w:szCs w:val="24"/>
          <w:rtl/>
        </w:rPr>
      </w:pPr>
    </w:p>
    <w:p w14:paraId="4951B197" w14:textId="77777777" w:rsidR="00921E01" w:rsidRDefault="00921E01" w:rsidP="002D72CD">
      <w:pPr>
        <w:spacing w:after="120" w:line="264" w:lineRule="auto"/>
        <w:ind w:firstLine="284"/>
        <w:jc w:val="both"/>
        <w:rPr>
          <w:ins w:id="11" w:author="פאדי חרב" w:date="2023-06-26T00:11:00Z"/>
          <w:rFonts w:asciiTheme="majorBidi" w:hAnsiTheme="majorBidi" w:cstheme="majorBidi"/>
          <w:sz w:val="24"/>
          <w:szCs w:val="24"/>
          <w:rtl/>
        </w:rPr>
      </w:pPr>
    </w:p>
    <w:p w14:paraId="3F8BCCAD" w14:textId="77777777" w:rsidR="00921E01" w:rsidRDefault="00921E01" w:rsidP="002D72CD">
      <w:pPr>
        <w:spacing w:after="120" w:line="264" w:lineRule="auto"/>
        <w:ind w:firstLine="284"/>
        <w:jc w:val="both"/>
        <w:rPr>
          <w:ins w:id="12" w:author="פאדי חרב" w:date="2023-06-26T00:11:00Z"/>
          <w:rFonts w:asciiTheme="majorBidi" w:hAnsiTheme="majorBidi" w:cstheme="majorBidi"/>
          <w:sz w:val="24"/>
          <w:szCs w:val="24"/>
          <w:rtl/>
        </w:rPr>
      </w:pPr>
    </w:p>
    <w:p w14:paraId="4BAA7E6A" w14:textId="77777777" w:rsidR="00921E01" w:rsidRDefault="00921E01" w:rsidP="002D72CD">
      <w:pPr>
        <w:spacing w:after="120" w:line="264" w:lineRule="auto"/>
        <w:ind w:firstLine="284"/>
        <w:jc w:val="both"/>
        <w:rPr>
          <w:ins w:id="13" w:author="פאדי חרב" w:date="2023-06-26T00:11:00Z"/>
          <w:rFonts w:asciiTheme="majorBidi" w:hAnsiTheme="majorBidi" w:cstheme="majorBidi"/>
          <w:sz w:val="24"/>
          <w:szCs w:val="24"/>
          <w:rtl/>
        </w:rPr>
      </w:pPr>
    </w:p>
    <w:p w14:paraId="5FB7E917" w14:textId="77777777" w:rsidR="00921E01" w:rsidRDefault="00921E01" w:rsidP="002D72CD">
      <w:pPr>
        <w:spacing w:after="120" w:line="264" w:lineRule="auto"/>
        <w:ind w:firstLine="284"/>
        <w:jc w:val="both"/>
        <w:rPr>
          <w:ins w:id="14" w:author="פאדי חרב" w:date="2023-06-26T00:11:00Z"/>
          <w:rFonts w:asciiTheme="majorBidi" w:hAnsiTheme="majorBidi" w:cstheme="majorBidi"/>
          <w:sz w:val="24"/>
          <w:szCs w:val="24"/>
          <w:rtl/>
        </w:rPr>
      </w:pPr>
    </w:p>
    <w:p w14:paraId="29CC0716" w14:textId="77777777" w:rsidR="00921E01" w:rsidRDefault="00921E01" w:rsidP="002D72CD">
      <w:pPr>
        <w:spacing w:after="120" w:line="264" w:lineRule="auto"/>
        <w:ind w:firstLine="284"/>
        <w:jc w:val="both"/>
        <w:rPr>
          <w:ins w:id="15" w:author="פאדי חרב" w:date="2023-06-26T00:11:00Z"/>
          <w:rFonts w:asciiTheme="majorBidi" w:hAnsiTheme="majorBidi" w:cstheme="majorBidi"/>
          <w:sz w:val="24"/>
          <w:szCs w:val="24"/>
          <w:rtl/>
        </w:rPr>
      </w:pPr>
    </w:p>
    <w:p w14:paraId="0EE6B8DE" w14:textId="25A511FB" w:rsidR="00921E01" w:rsidRDefault="00921E01" w:rsidP="002D72CD">
      <w:pPr>
        <w:spacing w:after="120" w:line="264" w:lineRule="auto"/>
        <w:ind w:firstLine="284"/>
        <w:jc w:val="both"/>
        <w:rPr>
          <w:ins w:id="16" w:author="פאדי חרב" w:date="2023-06-26T00:12:00Z"/>
          <w:rFonts w:asciiTheme="majorBidi" w:hAnsiTheme="majorBidi" w:cstheme="majorBidi"/>
          <w:sz w:val="24"/>
          <w:szCs w:val="24"/>
          <w:rtl/>
        </w:rPr>
      </w:pPr>
    </w:p>
    <w:p w14:paraId="6D58D87C" w14:textId="77777777" w:rsidR="00921E01" w:rsidRDefault="00921E01" w:rsidP="002D72CD">
      <w:pPr>
        <w:spacing w:after="120" w:line="264" w:lineRule="auto"/>
        <w:ind w:firstLine="284"/>
        <w:jc w:val="both"/>
        <w:rPr>
          <w:ins w:id="17" w:author="פאדי חרב" w:date="2023-06-26T00:12:00Z"/>
          <w:rFonts w:asciiTheme="majorBidi" w:hAnsiTheme="majorBidi" w:cstheme="majorBidi"/>
          <w:sz w:val="24"/>
          <w:szCs w:val="24"/>
          <w:rtl/>
        </w:rPr>
      </w:pPr>
    </w:p>
    <w:p w14:paraId="0EBEB8A9" w14:textId="77777777" w:rsidR="00921E01" w:rsidRDefault="00921E01" w:rsidP="002D72CD">
      <w:pPr>
        <w:spacing w:after="120" w:line="264" w:lineRule="auto"/>
        <w:ind w:firstLine="284"/>
        <w:jc w:val="both"/>
        <w:rPr>
          <w:ins w:id="18" w:author="פאדי חרב" w:date="2023-06-26T00:12:00Z"/>
          <w:rFonts w:asciiTheme="majorBidi" w:hAnsiTheme="majorBidi" w:cstheme="majorBidi"/>
          <w:sz w:val="24"/>
          <w:szCs w:val="24"/>
          <w:rtl/>
        </w:rPr>
      </w:pPr>
    </w:p>
    <w:p w14:paraId="3BBC8FD9" w14:textId="77777777" w:rsidR="00921E01" w:rsidRDefault="00921E01" w:rsidP="002D72CD">
      <w:pPr>
        <w:spacing w:after="120" w:line="264" w:lineRule="auto"/>
        <w:ind w:firstLine="284"/>
        <w:jc w:val="both"/>
        <w:rPr>
          <w:rFonts w:asciiTheme="majorBidi" w:hAnsiTheme="majorBidi" w:cstheme="majorBidi"/>
          <w:sz w:val="24"/>
          <w:szCs w:val="24"/>
          <w:rtl/>
        </w:rPr>
      </w:pPr>
    </w:p>
    <w:p w14:paraId="604DE76F" w14:textId="77777777" w:rsidR="00D97658" w:rsidRDefault="00D97658" w:rsidP="002D72CD">
      <w:pPr>
        <w:spacing w:after="120" w:line="264" w:lineRule="auto"/>
        <w:ind w:firstLine="284"/>
        <w:jc w:val="both"/>
        <w:rPr>
          <w:rFonts w:asciiTheme="majorBidi" w:hAnsiTheme="majorBidi" w:cstheme="majorBidi"/>
          <w:sz w:val="24"/>
          <w:szCs w:val="24"/>
          <w:rtl/>
        </w:rPr>
      </w:pPr>
    </w:p>
    <w:p w14:paraId="540DEC91" w14:textId="77777777" w:rsidR="00D97658" w:rsidRDefault="00D97658" w:rsidP="002D72CD">
      <w:pPr>
        <w:spacing w:after="120" w:line="264" w:lineRule="auto"/>
        <w:ind w:firstLine="284"/>
        <w:jc w:val="both"/>
        <w:rPr>
          <w:rFonts w:asciiTheme="majorBidi" w:hAnsiTheme="majorBidi" w:cstheme="majorBidi"/>
          <w:sz w:val="24"/>
          <w:szCs w:val="24"/>
          <w:rtl/>
        </w:rPr>
      </w:pPr>
    </w:p>
    <w:p w14:paraId="76BDDC7D" w14:textId="77777777" w:rsidR="00D97658" w:rsidDel="00597685" w:rsidRDefault="00D97658" w:rsidP="002D72CD">
      <w:pPr>
        <w:spacing w:after="120" w:line="264" w:lineRule="auto"/>
        <w:ind w:firstLine="284"/>
        <w:jc w:val="both"/>
        <w:rPr>
          <w:del w:id="19" w:author="פאדי חרב" w:date="2023-06-26T00:10:00Z"/>
          <w:rFonts w:asciiTheme="majorBidi" w:hAnsiTheme="majorBidi" w:cstheme="majorBidi"/>
          <w:sz w:val="24"/>
          <w:szCs w:val="24"/>
        </w:rPr>
      </w:pPr>
    </w:p>
    <w:p w14:paraId="64B2DEFA" w14:textId="0C911840" w:rsidR="00597685" w:rsidRPr="005B69DE" w:rsidDel="00597685" w:rsidRDefault="00597685">
      <w:pPr>
        <w:spacing w:after="120" w:line="264" w:lineRule="auto"/>
        <w:jc w:val="both"/>
        <w:rPr>
          <w:del w:id="20" w:author="פאדי חרב" w:date="2023-06-26T00:09:00Z"/>
          <w:rFonts w:asciiTheme="majorBidi" w:hAnsiTheme="majorBidi" w:cstheme="majorBidi"/>
          <w:sz w:val="24"/>
          <w:szCs w:val="24"/>
        </w:rPr>
        <w:pPrChange w:id="21" w:author="פאדי חרב" w:date="2023-06-26T00:10:00Z">
          <w:pPr>
            <w:spacing w:after="120" w:line="264" w:lineRule="auto"/>
            <w:ind w:firstLine="284"/>
            <w:jc w:val="both"/>
          </w:pPr>
        </w:pPrChange>
      </w:pPr>
    </w:p>
    <w:p w14:paraId="4B749A4A" w14:textId="7E5C4DE7" w:rsidR="00987759" w:rsidRPr="005B69DE" w:rsidDel="00597685" w:rsidRDefault="00987759">
      <w:pPr>
        <w:spacing w:after="120" w:line="264" w:lineRule="auto"/>
        <w:jc w:val="both"/>
        <w:rPr>
          <w:del w:id="22" w:author="פאדי חרב" w:date="2023-06-26T00:09:00Z"/>
          <w:rFonts w:asciiTheme="majorBidi" w:hAnsiTheme="majorBidi" w:cstheme="majorBidi"/>
          <w:sz w:val="36"/>
          <w:szCs w:val="36"/>
        </w:rPr>
        <w:pPrChange w:id="23" w:author="פאדי חרב" w:date="2023-06-26T00:10:00Z">
          <w:pPr>
            <w:spacing w:after="120" w:line="264" w:lineRule="auto"/>
            <w:ind w:firstLine="284"/>
            <w:jc w:val="both"/>
          </w:pPr>
        </w:pPrChange>
      </w:pPr>
    </w:p>
    <w:p w14:paraId="371C9F2A" w14:textId="77777777" w:rsidR="00597685" w:rsidRDefault="00597685">
      <w:pPr>
        <w:spacing w:after="120" w:line="264" w:lineRule="auto"/>
        <w:rPr>
          <w:ins w:id="24" w:author="פאדי חרב" w:date="2023-06-26T00:09:00Z"/>
          <w:rFonts w:asciiTheme="majorBidi" w:hAnsiTheme="majorBidi" w:cstheme="majorBidi"/>
          <w:bCs/>
          <w:i/>
          <w:i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Change w:id="25" w:author="פאדי חרב" w:date="2023-06-26T00:10:00Z">
          <w:pPr>
            <w:spacing w:after="120" w:line="264" w:lineRule="auto"/>
            <w:ind w:left="284"/>
            <w:jc w:val="center"/>
          </w:pPr>
        </w:pPrChange>
      </w:pPr>
    </w:p>
    <w:p w14:paraId="05C09A03" w14:textId="667BD163" w:rsidR="0045184C" w:rsidRPr="00F91E7F" w:rsidDel="00597685" w:rsidRDefault="0045184C" w:rsidP="00B163FD">
      <w:pPr>
        <w:spacing w:after="120" w:line="264" w:lineRule="auto"/>
        <w:ind w:left="284"/>
        <w:jc w:val="center"/>
        <w:rPr>
          <w:del w:id="26" w:author="פאדי חרב" w:date="2023-06-26T00:10:00Z"/>
          <w:rFonts w:asciiTheme="majorBidi" w:hAnsiTheme="majorBidi" w:cstheme="majorBidi"/>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1E7F">
        <w:rPr>
          <w:rFonts w:asciiTheme="majorBidi" w:hAnsiTheme="majorBidi" w:cstheme="majorBidi"/>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055CEF" w:rsidRPr="00F91E7F">
        <w:rPr>
          <w:rFonts w:asciiTheme="majorBidi" w:hAnsiTheme="majorBidi" w:cstheme="majorBidi"/>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ackground</w:t>
      </w:r>
      <w:r w:rsidRPr="00F91E7F">
        <w:rPr>
          <w:rFonts w:asciiTheme="majorBidi" w:hAnsiTheme="majorBidi" w:cstheme="majorBidi"/>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related work</w:t>
      </w:r>
    </w:p>
    <w:p w14:paraId="38E47B74" w14:textId="77777777" w:rsidR="00A4394D" w:rsidRPr="005B69DE" w:rsidDel="00597685" w:rsidRDefault="00A4394D" w:rsidP="00597685">
      <w:pPr>
        <w:spacing w:after="120" w:line="264" w:lineRule="auto"/>
        <w:ind w:left="284"/>
        <w:jc w:val="center"/>
        <w:rPr>
          <w:del w:id="27" w:author="פאדי חרב" w:date="2023-06-26T00:10:00Z"/>
          <w:rFonts w:asciiTheme="majorBidi" w:hAnsiTheme="majorBidi" w:cstheme="majorBidi"/>
          <w:b/>
          <w:bCs/>
          <w:i/>
          <w:iCs/>
          <w:color w:val="A5A5A5" w:themeColor="accent3"/>
          <w:sz w:val="36"/>
          <w:szCs w:val="36"/>
          <w:u w:val="single"/>
          <w14:glow w14:rad="139700">
            <w14:schemeClr w14:val="accent5">
              <w14:alpha w14:val="60000"/>
              <w14:satMod w14:val="175000"/>
            </w14:schemeClr>
          </w14:g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E67AD82" w14:textId="77777777" w:rsidR="00597685" w:rsidRPr="005B69DE" w:rsidRDefault="00597685">
      <w:pPr>
        <w:spacing w:after="120" w:line="264" w:lineRule="auto"/>
        <w:rPr>
          <w:rFonts w:asciiTheme="majorBidi" w:hAnsiTheme="majorBidi" w:cstheme="majorBidi"/>
          <w:b/>
          <w:bCs/>
          <w:i/>
          <w:iCs/>
          <w:color w:val="A5A5A5" w:themeColor="accent3"/>
          <w:sz w:val="36"/>
          <w:szCs w:val="36"/>
          <w:u w:val="single"/>
          <w14:glow w14:rad="139700">
            <w14:schemeClr w14:val="accent5">
              <w14:alpha w14:val="60000"/>
              <w14:satMod w14:val="175000"/>
            </w14:schemeClr>
          </w14:g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Change w:id="28" w:author="פאדי חרב" w:date="2023-06-26T00:10:00Z">
          <w:pPr>
            <w:spacing w:after="120" w:line="264" w:lineRule="auto"/>
            <w:ind w:left="284"/>
            <w:jc w:val="center"/>
          </w:pPr>
        </w:pPrChange>
      </w:pPr>
    </w:p>
    <w:p w14:paraId="176A4CEF" w14:textId="77777777" w:rsidR="001E3A15" w:rsidRPr="005B69DE" w:rsidRDefault="001E3A15" w:rsidP="002D72CD">
      <w:pPr>
        <w:spacing w:after="120" w:line="264" w:lineRule="auto"/>
        <w:ind w:firstLine="284"/>
        <w:jc w:val="both"/>
        <w:rPr>
          <w:rFonts w:asciiTheme="majorBidi" w:hAnsiTheme="majorBidi" w:cstheme="majorBidi"/>
          <w:b/>
          <w:bCs/>
          <w:sz w:val="36"/>
          <w:szCs w:val="36"/>
        </w:rPr>
      </w:pPr>
    </w:p>
    <w:p w14:paraId="3F1E8470" w14:textId="7ADC0D6A" w:rsidR="001E3A15" w:rsidRPr="004368E5" w:rsidDel="00921E01" w:rsidRDefault="006B42E2" w:rsidP="00DA4833">
      <w:pPr>
        <w:spacing w:after="120" w:line="264" w:lineRule="auto"/>
        <w:ind w:left="284"/>
        <w:jc w:val="both"/>
        <w:rPr>
          <w:del w:id="29" w:author="פאדי חרב" w:date="2023-06-26T00:11:00Z"/>
          <w:rFonts w:asciiTheme="majorBidi" w:hAnsiTheme="majorBidi" w:cstheme="majorBidi"/>
          <w:b/>
          <w:bCs/>
          <w:sz w:val="24"/>
          <w:szCs w:val="24"/>
        </w:rPr>
      </w:pPr>
      <w:r w:rsidRPr="004368E5">
        <w:rPr>
          <w:rFonts w:asciiTheme="majorBidi" w:hAnsiTheme="majorBidi" w:cstheme="majorBidi"/>
          <w:b/>
          <w:bCs/>
          <w:sz w:val="24"/>
          <w:szCs w:val="24"/>
        </w:rPr>
        <w:t>2</w:t>
      </w:r>
      <w:r w:rsidR="00DA4833" w:rsidRPr="004368E5">
        <w:rPr>
          <w:rFonts w:asciiTheme="majorBidi" w:hAnsiTheme="majorBidi" w:cstheme="majorBidi"/>
          <w:b/>
          <w:bCs/>
          <w:sz w:val="24"/>
          <w:szCs w:val="24"/>
        </w:rPr>
        <w:t xml:space="preserve">.1 </w:t>
      </w:r>
      <w:r w:rsidR="001E3A15" w:rsidRPr="004368E5">
        <w:rPr>
          <w:rFonts w:asciiTheme="majorBidi" w:hAnsiTheme="majorBidi" w:cstheme="majorBidi"/>
          <w:b/>
          <w:bCs/>
          <w:sz w:val="24"/>
          <w:szCs w:val="24"/>
        </w:rPr>
        <w:t>Protein</w:t>
      </w:r>
      <w:r w:rsidR="00DA4833" w:rsidRPr="004368E5">
        <w:rPr>
          <w:rFonts w:asciiTheme="majorBidi" w:hAnsiTheme="majorBidi" w:cstheme="majorBidi"/>
          <w:b/>
          <w:bCs/>
          <w:sz w:val="24"/>
          <w:szCs w:val="24"/>
        </w:rPr>
        <w:t xml:space="preserve"> </w:t>
      </w:r>
      <w:r w:rsidR="0072201C" w:rsidRPr="004368E5">
        <w:rPr>
          <w:rFonts w:asciiTheme="majorBidi" w:hAnsiTheme="majorBidi" w:cstheme="majorBidi"/>
          <w:b/>
          <w:bCs/>
          <w:sz w:val="24"/>
          <w:szCs w:val="24"/>
        </w:rPr>
        <w:t xml:space="preserve">– </w:t>
      </w:r>
      <w:r w:rsidR="00A9523F" w:rsidRPr="004368E5">
        <w:rPr>
          <w:rFonts w:asciiTheme="majorBidi" w:hAnsiTheme="majorBidi" w:cstheme="majorBidi"/>
          <w:b/>
          <w:bCs/>
          <w:sz w:val="24"/>
          <w:szCs w:val="24"/>
        </w:rPr>
        <w:t>P</w:t>
      </w:r>
      <w:r w:rsidR="0072201C" w:rsidRPr="004368E5">
        <w:rPr>
          <w:rFonts w:asciiTheme="majorBidi" w:hAnsiTheme="majorBidi" w:cstheme="majorBidi"/>
          <w:b/>
          <w:bCs/>
          <w:sz w:val="24"/>
          <w:szCs w:val="24"/>
        </w:rPr>
        <w:t>eptide</w:t>
      </w:r>
      <w:r w:rsidR="00A9523F" w:rsidRPr="004368E5">
        <w:rPr>
          <w:rFonts w:asciiTheme="majorBidi" w:hAnsiTheme="majorBidi" w:cstheme="majorBidi"/>
          <w:b/>
          <w:bCs/>
          <w:sz w:val="24"/>
          <w:szCs w:val="24"/>
        </w:rPr>
        <w:t>s</w:t>
      </w:r>
      <w:r w:rsidR="0072201C" w:rsidRPr="004368E5">
        <w:rPr>
          <w:rFonts w:asciiTheme="majorBidi" w:hAnsiTheme="majorBidi" w:cstheme="majorBidi"/>
          <w:sz w:val="24"/>
          <w:szCs w:val="24"/>
        </w:rPr>
        <w:t>,</w:t>
      </w:r>
      <w:r w:rsidR="001E3A15" w:rsidRPr="004368E5">
        <w:rPr>
          <w:rFonts w:asciiTheme="majorBidi" w:hAnsiTheme="majorBidi" w:cstheme="majorBidi"/>
          <w:b/>
          <w:bCs/>
          <w:sz w:val="24"/>
          <w:szCs w:val="24"/>
        </w:rPr>
        <w:t xml:space="preserve"> illustration image</w:t>
      </w:r>
      <w:r w:rsidR="0072201C" w:rsidRPr="004368E5">
        <w:rPr>
          <w:rFonts w:asciiTheme="majorBidi" w:hAnsiTheme="majorBidi" w:cstheme="majorBidi"/>
          <w:b/>
          <w:bCs/>
          <w:sz w:val="24"/>
          <w:szCs w:val="24"/>
        </w:rPr>
        <w:t>s</w:t>
      </w:r>
    </w:p>
    <w:p w14:paraId="39A1584F" w14:textId="77777777" w:rsidR="00984EA6" w:rsidRPr="005B69DE" w:rsidDel="00921E01" w:rsidRDefault="00984EA6" w:rsidP="00DA4833">
      <w:pPr>
        <w:spacing w:after="120" w:line="264" w:lineRule="auto"/>
        <w:ind w:left="284"/>
        <w:jc w:val="both"/>
        <w:rPr>
          <w:del w:id="30" w:author="פאדי חרב" w:date="2023-06-26T00:11:00Z"/>
          <w:rFonts w:asciiTheme="majorBidi" w:hAnsiTheme="majorBidi" w:cstheme="majorBidi"/>
          <w:b/>
          <w:bCs/>
          <w:sz w:val="36"/>
          <w:szCs w:val="36"/>
          <w:u w:val="single"/>
        </w:rPr>
      </w:pPr>
    </w:p>
    <w:p w14:paraId="22CB2FE4" w14:textId="77777777" w:rsidR="001E3A15" w:rsidRPr="005B69DE" w:rsidRDefault="001E3A15">
      <w:pPr>
        <w:spacing w:after="120" w:line="264" w:lineRule="auto"/>
        <w:ind w:left="284"/>
        <w:jc w:val="both"/>
        <w:rPr>
          <w:rFonts w:asciiTheme="majorBidi" w:hAnsiTheme="majorBidi" w:cstheme="majorBidi"/>
          <w:b/>
          <w:bCs/>
          <w:sz w:val="36"/>
          <w:szCs w:val="36"/>
        </w:rPr>
        <w:pPrChange w:id="31" w:author="פאדי חרב" w:date="2023-06-26T00:11:00Z">
          <w:pPr>
            <w:spacing w:after="120" w:line="264" w:lineRule="auto"/>
            <w:jc w:val="both"/>
          </w:pPr>
        </w:pPrChange>
      </w:pPr>
    </w:p>
    <w:p w14:paraId="09EC41DD" w14:textId="0E9DE08A" w:rsidR="001E3A15" w:rsidRDefault="0072201C" w:rsidP="001E3A15">
      <w:pPr>
        <w:spacing w:after="120" w:line="264" w:lineRule="auto"/>
        <w:jc w:val="center"/>
        <w:rPr>
          <w:rFonts w:asciiTheme="majorBidi" w:hAnsiTheme="majorBidi" w:cstheme="majorBidi"/>
          <w:b/>
          <w:bCs/>
          <w:sz w:val="36"/>
          <w:szCs w:val="36"/>
          <w:lang w:bidi="ar-SY"/>
        </w:rPr>
      </w:pPr>
      <w:r w:rsidRPr="005B69DE">
        <w:rPr>
          <w:rFonts w:asciiTheme="majorBidi" w:hAnsiTheme="majorBidi" w:cstheme="majorBidi"/>
          <w:b/>
          <w:bCs/>
          <w:noProof/>
          <w:sz w:val="36"/>
          <w:szCs w:val="36"/>
          <w:lang w:bidi="ar-SY"/>
        </w:rPr>
        <w:drawing>
          <wp:inline distT="0" distB="0" distL="0" distR="0" wp14:anchorId="2C3FC9E6" wp14:editId="220F4CD7">
            <wp:extent cx="5725157" cy="2164715"/>
            <wp:effectExtent l="57150" t="38100" r="47625" b="26035"/>
            <wp:docPr id="112394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6031" cy="2199075"/>
                    </a:xfrm>
                    <a:prstGeom prst="rect">
                      <a:avLst/>
                    </a:prstGeom>
                    <a:noFill/>
                    <a:ln>
                      <a:noFill/>
                    </a:ln>
                    <a:scene3d>
                      <a:camera prst="orthographicFront">
                        <a:rot lat="20999999" lon="0" rev="0"/>
                      </a:camera>
                      <a:lightRig rig="threePt" dir="t"/>
                    </a:scene3d>
                  </pic:spPr>
                </pic:pic>
              </a:graphicData>
            </a:graphic>
          </wp:inline>
        </w:drawing>
      </w:r>
    </w:p>
    <w:p w14:paraId="592C3ABC" w14:textId="037C64F5" w:rsidR="006B42E2" w:rsidRPr="0039400C" w:rsidRDefault="006B42E2" w:rsidP="006B42E2">
      <w:pPr>
        <w:ind w:right="-58"/>
        <w:jc w:val="center"/>
        <w:rPr>
          <w:rFonts w:asciiTheme="majorBidi" w:hAnsiTheme="majorBidi" w:cstheme="majorBidi"/>
          <w:sz w:val="24"/>
          <w:szCs w:val="24"/>
        </w:rPr>
      </w:pPr>
      <w:r w:rsidRPr="0039400C">
        <w:rPr>
          <w:rFonts w:asciiTheme="majorBidi" w:hAnsiTheme="majorBidi" w:cstheme="majorBidi"/>
          <w:sz w:val="24"/>
          <w:szCs w:val="24"/>
        </w:rPr>
        <w:t xml:space="preserve">Fig </w:t>
      </w:r>
      <w:r>
        <w:rPr>
          <w:rFonts w:asciiTheme="majorBidi" w:hAnsiTheme="majorBidi" w:cstheme="majorBidi"/>
          <w:sz w:val="24"/>
          <w:szCs w:val="24"/>
        </w:rPr>
        <w:t>1</w:t>
      </w:r>
    </w:p>
    <w:p w14:paraId="6B87F0C2" w14:textId="77777777" w:rsidR="006B42E2" w:rsidRPr="005B69DE" w:rsidRDefault="006B42E2" w:rsidP="001E3A15">
      <w:pPr>
        <w:spacing w:after="120" w:line="264" w:lineRule="auto"/>
        <w:jc w:val="center"/>
        <w:rPr>
          <w:rFonts w:asciiTheme="majorBidi" w:hAnsiTheme="majorBidi" w:cstheme="majorBidi"/>
          <w:b/>
          <w:bCs/>
          <w:sz w:val="36"/>
          <w:szCs w:val="36"/>
          <w:lang w:bidi="ar-SY"/>
        </w:rPr>
      </w:pPr>
    </w:p>
    <w:p w14:paraId="1A3C6ECF" w14:textId="77777777" w:rsidR="001E3A15" w:rsidRPr="005B69DE" w:rsidRDefault="001E3A15" w:rsidP="001E3A15">
      <w:pPr>
        <w:spacing w:after="120" w:line="264" w:lineRule="auto"/>
        <w:jc w:val="center"/>
        <w:rPr>
          <w:rFonts w:asciiTheme="majorBidi" w:hAnsiTheme="majorBidi" w:cstheme="majorBidi"/>
          <w:b/>
          <w:bCs/>
          <w:sz w:val="24"/>
          <w:szCs w:val="24"/>
          <w:lang w:bidi="ar-SY"/>
        </w:rPr>
      </w:pPr>
    </w:p>
    <w:p w14:paraId="41850310" w14:textId="4CBDDE96" w:rsidR="001E3A15" w:rsidRPr="005B69DE" w:rsidRDefault="001E3A15" w:rsidP="00C13261">
      <w:pPr>
        <w:spacing w:after="120" w:line="264" w:lineRule="auto"/>
        <w:rPr>
          <w:rFonts w:asciiTheme="majorBidi" w:hAnsiTheme="majorBidi" w:cstheme="majorBidi"/>
          <w:sz w:val="24"/>
          <w:szCs w:val="24"/>
          <w:lang w:bidi="ar-SY"/>
        </w:rPr>
      </w:pPr>
      <w:r w:rsidRPr="005B69DE">
        <w:rPr>
          <w:rFonts w:asciiTheme="majorBidi" w:hAnsiTheme="majorBidi" w:cstheme="majorBidi"/>
          <w:sz w:val="24"/>
          <w:szCs w:val="24"/>
          <w:lang w:bidi="ar-SY"/>
        </w:rPr>
        <w:t>Proteins</w:t>
      </w:r>
      <w:r w:rsidR="00A6515D" w:rsidRPr="005B69DE">
        <w:rPr>
          <w:rFonts w:asciiTheme="majorBidi" w:hAnsiTheme="majorBidi" w:cstheme="majorBidi"/>
          <w:sz w:val="24"/>
          <w:szCs w:val="24"/>
          <w:lang w:bidi="ar-SY"/>
        </w:rPr>
        <w:t xml:space="preserve"> and peptides</w:t>
      </w:r>
      <w:r w:rsidRPr="005B69DE">
        <w:rPr>
          <w:rFonts w:asciiTheme="majorBidi" w:hAnsiTheme="majorBidi" w:cstheme="majorBidi"/>
          <w:sz w:val="24"/>
          <w:szCs w:val="24"/>
          <w:lang w:bidi="ar-SY"/>
        </w:rPr>
        <w:t xml:space="preserve"> are necessary macromolecules that include amino acids which have a variety of functions in the body, including signaling within cells, structure, and enzymatic activity. </w:t>
      </w:r>
    </w:p>
    <w:p w14:paraId="5674DD8D" w14:textId="77777777" w:rsidR="00C13261" w:rsidRPr="005B69DE" w:rsidRDefault="00C13261" w:rsidP="00C13261">
      <w:pPr>
        <w:rPr>
          <w:rFonts w:asciiTheme="majorBidi" w:hAnsiTheme="majorBidi" w:cstheme="majorBidi"/>
          <w:sz w:val="24"/>
          <w:szCs w:val="24"/>
        </w:rPr>
      </w:pPr>
      <w:r w:rsidRPr="005B69DE">
        <w:rPr>
          <w:rFonts w:asciiTheme="majorBidi" w:hAnsiTheme="majorBidi" w:cstheme="majorBidi"/>
          <w:sz w:val="24"/>
          <w:szCs w:val="24"/>
        </w:rPr>
        <w:t>Peptides are short chains of amino acids which are held together by peptide bonds.</w:t>
      </w:r>
    </w:p>
    <w:p w14:paraId="5C6443C3" w14:textId="77777777" w:rsidR="00C13261" w:rsidRDefault="00C13261" w:rsidP="00C13261">
      <w:pPr>
        <w:rPr>
          <w:rFonts w:asciiTheme="majorBidi" w:hAnsiTheme="majorBidi" w:cstheme="majorBidi"/>
          <w:sz w:val="24"/>
          <w:szCs w:val="24"/>
        </w:rPr>
      </w:pPr>
      <w:r w:rsidRPr="005B69DE">
        <w:rPr>
          <w:rFonts w:asciiTheme="majorBidi" w:hAnsiTheme="majorBidi" w:cstheme="majorBidi"/>
          <w:sz w:val="24"/>
          <w:szCs w:val="24"/>
        </w:rPr>
        <w:t xml:space="preserve"> they typically consist of include less than 50 amino acids, despite this definition could be change, they are smaller chains of amino acids, while proteins are bigger and more complicated molecules, the peptides are serving as building blocks or fragments of proteins.</w:t>
      </w:r>
    </w:p>
    <w:p w14:paraId="3CAFC135" w14:textId="77777777" w:rsidR="009179B1" w:rsidRDefault="009179B1" w:rsidP="00C13261">
      <w:pPr>
        <w:rPr>
          <w:rFonts w:asciiTheme="majorBidi" w:hAnsiTheme="majorBidi" w:cstheme="majorBidi"/>
          <w:sz w:val="24"/>
          <w:szCs w:val="24"/>
        </w:rPr>
      </w:pPr>
      <w:r w:rsidRPr="009179B1">
        <w:rPr>
          <w:rFonts w:asciiTheme="majorBidi" w:hAnsiTheme="majorBidi" w:cstheme="majorBidi"/>
          <w:sz w:val="24"/>
          <w:szCs w:val="24"/>
        </w:rPr>
        <w:t>The body uses proteins for  many important reasons.</w:t>
      </w:r>
    </w:p>
    <w:p w14:paraId="6E1EF3AE" w14:textId="77777777" w:rsidR="009179B1" w:rsidRDefault="009179B1" w:rsidP="00C13261">
      <w:pPr>
        <w:rPr>
          <w:rFonts w:asciiTheme="majorBidi" w:hAnsiTheme="majorBidi" w:cstheme="majorBidi"/>
          <w:sz w:val="24"/>
          <w:szCs w:val="24"/>
        </w:rPr>
      </w:pPr>
      <w:r w:rsidRPr="009179B1">
        <w:rPr>
          <w:rFonts w:asciiTheme="majorBidi" w:hAnsiTheme="majorBidi" w:cstheme="majorBidi"/>
          <w:sz w:val="24"/>
          <w:szCs w:val="24"/>
        </w:rPr>
        <w:t xml:space="preserve"> Proteins play an important position in the development and maintenance of all body parts, including bone, muscle, blood cells, skin, and hair. </w:t>
      </w:r>
    </w:p>
    <w:p w14:paraId="6230621D" w14:textId="77777777" w:rsidR="009179B1" w:rsidRDefault="009179B1" w:rsidP="00C13261">
      <w:pPr>
        <w:rPr>
          <w:rFonts w:asciiTheme="majorBidi" w:hAnsiTheme="majorBidi" w:cstheme="majorBidi"/>
          <w:sz w:val="24"/>
          <w:szCs w:val="24"/>
        </w:rPr>
      </w:pPr>
      <w:r w:rsidRPr="009179B1">
        <w:rPr>
          <w:rFonts w:asciiTheme="majorBidi" w:hAnsiTheme="majorBidi" w:cstheme="majorBidi"/>
          <w:sz w:val="24"/>
          <w:szCs w:val="24"/>
        </w:rPr>
        <w:t xml:space="preserve">They are also the main building block of enzymes, proteins that aid in a variety of bodily chemical processes, including digestion. </w:t>
      </w:r>
    </w:p>
    <w:p w14:paraId="2F3C2491" w14:textId="34775CD0" w:rsidR="009179B1" w:rsidRPr="005B69DE" w:rsidRDefault="009179B1" w:rsidP="00C13261">
      <w:pPr>
        <w:rPr>
          <w:rFonts w:asciiTheme="majorBidi" w:hAnsiTheme="majorBidi" w:cstheme="majorBidi"/>
          <w:sz w:val="24"/>
          <w:szCs w:val="24"/>
        </w:rPr>
      </w:pPr>
      <w:r w:rsidRPr="009179B1">
        <w:rPr>
          <w:rFonts w:asciiTheme="majorBidi" w:hAnsiTheme="majorBidi" w:cstheme="majorBidi"/>
          <w:sz w:val="24"/>
          <w:szCs w:val="24"/>
        </w:rPr>
        <w:t>The production of hormones including insulin, thyroid hormones, estrogen, and testosterone also depends on proteins.</w:t>
      </w:r>
    </w:p>
    <w:p w14:paraId="550EF249" w14:textId="33ABC516" w:rsidR="00C13261" w:rsidRDefault="00C13261" w:rsidP="00C13261">
      <w:pPr>
        <w:spacing w:after="120" w:line="264" w:lineRule="auto"/>
        <w:rPr>
          <w:rFonts w:asciiTheme="majorBidi" w:hAnsiTheme="majorBidi" w:cstheme="majorBidi"/>
          <w:sz w:val="24"/>
          <w:szCs w:val="24"/>
          <w:lang w:bidi="ar-SY"/>
        </w:rPr>
      </w:pPr>
      <w:r w:rsidRPr="005B69DE">
        <w:rPr>
          <w:rFonts w:asciiTheme="majorBidi" w:hAnsiTheme="majorBidi" w:cstheme="majorBidi"/>
          <w:sz w:val="24"/>
          <w:szCs w:val="24"/>
          <w:lang w:bidi="ar-SY"/>
        </w:rPr>
        <w:t>They</w:t>
      </w:r>
      <w:r w:rsidR="009179B1">
        <w:rPr>
          <w:rFonts w:asciiTheme="majorBidi" w:hAnsiTheme="majorBidi" w:cstheme="majorBidi"/>
          <w:sz w:val="24"/>
          <w:szCs w:val="24"/>
          <w:lang w:bidi="ar-SY"/>
        </w:rPr>
        <w:t xml:space="preserve"> also</w:t>
      </w:r>
      <w:r w:rsidRPr="005B69DE">
        <w:rPr>
          <w:rFonts w:asciiTheme="majorBidi" w:hAnsiTheme="majorBidi" w:cstheme="majorBidi"/>
          <w:sz w:val="24"/>
          <w:szCs w:val="24"/>
          <w:lang w:bidi="ar-SY"/>
        </w:rPr>
        <w:t xml:space="preserve"> can be found in many foods, and consuming too little or too much of them can be harmful to the body.</w:t>
      </w:r>
      <w:r w:rsidR="001D190D">
        <w:rPr>
          <w:rFonts w:asciiTheme="majorBidi" w:hAnsiTheme="majorBidi" w:cstheme="majorBidi"/>
          <w:sz w:val="24"/>
          <w:szCs w:val="24"/>
          <w:lang w:bidi="ar-SY"/>
        </w:rPr>
        <w:br/>
      </w:r>
    </w:p>
    <w:p w14:paraId="2FD5FA43" w14:textId="77777777" w:rsidR="00D378BC" w:rsidRPr="005B69DE" w:rsidRDefault="00D378BC" w:rsidP="00C13261">
      <w:pPr>
        <w:spacing w:after="120" w:line="264" w:lineRule="auto"/>
        <w:rPr>
          <w:rFonts w:asciiTheme="majorBidi" w:hAnsiTheme="majorBidi" w:cstheme="majorBidi"/>
          <w:sz w:val="24"/>
          <w:szCs w:val="24"/>
          <w:lang w:bidi="ar-SY"/>
        </w:rPr>
      </w:pPr>
    </w:p>
    <w:p w14:paraId="454DCF1A" w14:textId="77777777" w:rsidR="00C13261" w:rsidRPr="005B69DE" w:rsidRDefault="00C13261" w:rsidP="00C13261">
      <w:pPr>
        <w:rPr>
          <w:rFonts w:asciiTheme="majorBidi" w:hAnsiTheme="majorBidi" w:cstheme="majorBidi"/>
          <w:sz w:val="24"/>
          <w:szCs w:val="24"/>
        </w:rPr>
      </w:pPr>
    </w:p>
    <w:p w14:paraId="56E97D32" w14:textId="77777777" w:rsidR="00C13261" w:rsidRPr="005B69DE" w:rsidRDefault="00C13261" w:rsidP="001E3A15">
      <w:pPr>
        <w:spacing w:after="120" w:line="264" w:lineRule="auto"/>
        <w:rPr>
          <w:rFonts w:asciiTheme="majorBidi" w:hAnsiTheme="majorBidi" w:cstheme="majorBidi"/>
          <w:sz w:val="36"/>
          <w:szCs w:val="36"/>
          <w:lang w:bidi="ar-SY"/>
        </w:rPr>
      </w:pPr>
    </w:p>
    <w:p w14:paraId="285A2690" w14:textId="77777777" w:rsidR="00A6515D" w:rsidRPr="005B69DE" w:rsidRDefault="00A6515D" w:rsidP="001E3A15">
      <w:pPr>
        <w:spacing w:after="120" w:line="264" w:lineRule="auto"/>
        <w:rPr>
          <w:rFonts w:asciiTheme="majorBidi" w:hAnsiTheme="majorBidi" w:cstheme="majorBidi"/>
          <w:sz w:val="36"/>
          <w:szCs w:val="36"/>
          <w:lang w:bidi="ar-SY"/>
        </w:rPr>
      </w:pPr>
    </w:p>
    <w:p w14:paraId="2D7571B6" w14:textId="4B1F7D60" w:rsidR="004D5C0B" w:rsidRPr="005B69DE" w:rsidRDefault="00A6515D" w:rsidP="00A6515D">
      <w:pPr>
        <w:spacing w:after="120" w:line="264" w:lineRule="auto"/>
        <w:jc w:val="center"/>
        <w:rPr>
          <w:rFonts w:asciiTheme="majorBidi" w:hAnsiTheme="majorBidi" w:cstheme="majorBidi"/>
          <w:sz w:val="36"/>
          <w:szCs w:val="36"/>
          <w:lang w:bidi="ar-SY"/>
        </w:rPr>
      </w:pPr>
      <w:r w:rsidRPr="005B69DE">
        <w:rPr>
          <w:rFonts w:asciiTheme="majorBidi" w:hAnsiTheme="majorBidi" w:cstheme="majorBidi"/>
          <w:b/>
          <w:bCs/>
          <w:noProof/>
          <w:sz w:val="36"/>
          <w:szCs w:val="36"/>
        </w:rPr>
        <w:drawing>
          <wp:inline distT="0" distB="0" distL="0" distR="0" wp14:anchorId="27F9B151" wp14:editId="0453838B">
            <wp:extent cx="4030980" cy="1798320"/>
            <wp:effectExtent l="0" t="0" r="7620" b="0"/>
            <wp:docPr id="988270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5107" cy="1813545"/>
                    </a:xfrm>
                    <a:prstGeom prst="rect">
                      <a:avLst/>
                    </a:prstGeom>
                    <a:noFill/>
                    <a:ln>
                      <a:noFill/>
                    </a:ln>
                  </pic:spPr>
                </pic:pic>
              </a:graphicData>
            </a:graphic>
          </wp:inline>
        </w:drawing>
      </w:r>
    </w:p>
    <w:p w14:paraId="0DC6B3CA" w14:textId="75879DD8" w:rsidR="00063B62" w:rsidRPr="006B42E2" w:rsidRDefault="006B42E2" w:rsidP="006B42E2">
      <w:pPr>
        <w:ind w:right="-58"/>
        <w:jc w:val="center"/>
        <w:rPr>
          <w:rFonts w:asciiTheme="majorBidi" w:hAnsiTheme="majorBidi" w:cstheme="majorBidi"/>
          <w:sz w:val="24"/>
          <w:szCs w:val="24"/>
        </w:rPr>
      </w:pPr>
      <w:r w:rsidRPr="0039400C">
        <w:rPr>
          <w:rFonts w:asciiTheme="majorBidi" w:hAnsiTheme="majorBidi" w:cstheme="majorBidi"/>
          <w:sz w:val="24"/>
          <w:szCs w:val="24"/>
        </w:rPr>
        <w:t xml:space="preserve">Fig </w:t>
      </w:r>
      <w:r>
        <w:rPr>
          <w:rFonts w:asciiTheme="majorBidi" w:hAnsiTheme="majorBidi" w:cstheme="majorBidi"/>
          <w:sz w:val="24"/>
          <w:szCs w:val="24"/>
        </w:rPr>
        <w:t>2</w:t>
      </w:r>
    </w:p>
    <w:p w14:paraId="6C335C0A" w14:textId="77777777" w:rsidR="00063B62" w:rsidRPr="005B69DE" w:rsidRDefault="00063B62" w:rsidP="00A6515D">
      <w:pPr>
        <w:spacing w:after="120" w:line="264" w:lineRule="auto"/>
        <w:jc w:val="center"/>
        <w:rPr>
          <w:rFonts w:asciiTheme="majorBidi" w:hAnsiTheme="majorBidi" w:cstheme="majorBidi"/>
          <w:sz w:val="36"/>
          <w:szCs w:val="36"/>
          <w:lang w:bidi="ar-SY"/>
        </w:rPr>
      </w:pPr>
    </w:p>
    <w:p w14:paraId="2596E5B1" w14:textId="77777777" w:rsidR="00A6515D" w:rsidRPr="00F91E7F" w:rsidRDefault="00A6515D" w:rsidP="004D5C0B">
      <w:pPr>
        <w:pStyle w:val="NoSpacing"/>
        <w:bidi w:val="0"/>
        <w:spacing w:after="120" w:line="264" w:lineRule="auto"/>
        <w:ind w:firstLine="284"/>
        <w:jc w:val="both"/>
        <w:rPr>
          <w:rFonts w:asciiTheme="majorBidi" w:hAnsiTheme="majorBidi" w:cstheme="majorBidi"/>
          <w:b/>
          <w:bCs/>
          <w:sz w:val="24"/>
          <w:szCs w:val="24"/>
        </w:rPr>
      </w:pPr>
    </w:p>
    <w:p w14:paraId="3654254B" w14:textId="77777777" w:rsidR="00DD2F5D" w:rsidRPr="00F91E7F" w:rsidRDefault="006B42E2" w:rsidP="00063B62">
      <w:pPr>
        <w:pStyle w:val="NoSpacing"/>
        <w:bidi w:val="0"/>
        <w:spacing w:after="120" w:line="264" w:lineRule="auto"/>
        <w:ind w:firstLine="284"/>
        <w:jc w:val="both"/>
        <w:rPr>
          <w:rFonts w:asciiTheme="majorBidi" w:hAnsiTheme="majorBidi" w:cstheme="majorBidi"/>
          <w:b/>
          <w:bCs/>
          <w:sz w:val="24"/>
          <w:szCs w:val="24"/>
        </w:rPr>
      </w:pPr>
      <w:r w:rsidRPr="00F91E7F">
        <w:rPr>
          <w:rFonts w:asciiTheme="majorBidi" w:hAnsiTheme="majorBidi" w:cstheme="majorBidi"/>
          <w:b/>
          <w:bCs/>
          <w:sz w:val="24"/>
          <w:szCs w:val="24"/>
        </w:rPr>
        <w:t>2.</w:t>
      </w:r>
      <w:r w:rsidR="00063B62" w:rsidRPr="00F91E7F">
        <w:rPr>
          <w:rFonts w:asciiTheme="majorBidi" w:hAnsiTheme="majorBidi" w:cstheme="majorBidi"/>
          <w:b/>
          <w:bCs/>
          <w:sz w:val="24"/>
          <w:szCs w:val="24"/>
        </w:rPr>
        <w:t>2 Exploring Mitochondrial-Derived</w:t>
      </w:r>
      <w:r w:rsidRPr="00F91E7F">
        <w:rPr>
          <w:rFonts w:asciiTheme="majorBidi" w:hAnsiTheme="majorBidi" w:cstheme="majorBidi"/>
          <w:b/>
          <w:bCs/>
          <w:sz w:val="24"/>
          <w:szCs w:val="24"/>
        </w:rPr>
        <w:t xml:space="preserve"> </w:t>
      </w:r>
      <w:r w:rsidR="00063B62" w:rsidRPr="00F91E7F">
        <w:rPr>
          <w:rFonts w:asciiTheme="majorBidi" w:hAnsiTheme="majorBidi" w:cstheme="majorBidi"/>
          <w:b/>
          <w:bCs/>
          <w:sz w:val="24"/>
          <w:szCs w:val="24"/>
        </w:rPr>
        <w:t xml:space="preserve">Peptides (MDPs): </w:t>
      </w:r>
      <w:r w:rsidR="00DD2F5D" w:rsidRPr="00F91E7F">
        <w:rPr>
          <w:rFonts w:asciiTheme="majorBidi" w:hAnsiTheme="majorBidi" w:cstheme="majorBidi"/>
          <w:b/>
          <w:bCs/>
          <w:sz w:val="24"/>
          <w:szCs w:val="24"/>
        </w:rPr>
        <w:t xml:space="preserve">     </w:t>
      </w:r>
    </w:p>
    <w:p w14:paraId="6DF9968D" w14:textId="64D43285" w:rsidR="00063B62" w:rsidRPr="00F91E7F" w:rsidRDefault="00DD2F5D" w:rsidP="00DD2F5D">
      <w:pPr>
        <w:pStyle w:val="NoSpacing"/>
        <w:bidi w:val="0"/>
        <w:spacing w:after="120" w:line="264" w:lineRule="auto"/>
        <w:ind w:firstLine="284"/>
        <w:jc w:val="both"/>
        <w:rPr>
          <w:rFonts w:asciiTheme="majorBidi" w:hAnsiTheme="majorBidi" w:cstheme="majorBidi"/>
          <w:b/>
          <w:bCs/>
          <w:sz w:val="24"/>
          <w:szCs w:val="24"/>
        </w:rPr>
      </w:pPr>
      <w:r w:rsidRPr="00F91E7F">
        <w:rPr>
          <w:rFonts w:asciiTheme="majorBidi" w:hAnsiTheme="majorBidi" w:cstheme="majorBidi"/>
          <w:b/>
          <w:bCs/>
          <w:sz w:val="24"/>
          <w:szCs w:val="24"/>
        </w:rPr>
        <w:t xml:space="preserve">      </w:t>
      </w:r>
      <w:r w:rsidR="00063B62" w:rsidRPr="00F91E7F">
        <w:rPr>
          <w:rFonts w:asciiTheme="majorBidi" w:hAnsiTheme="majorBidi" w:cstheme="majorBidi"/>
          <w:b/>
          <w:bCs/>
          <w:sz w:val="24"/>
          <w:szCs w:val="24"/>
        </w:rPr>
        <w:t>Unveiling Hidden Regulators of Health and Disease</w:t>
      </w:r>
    </w:p>
    <w:p w14:paraId="707C4F43" w14:textId="77777777" w:rsidR="00047F6C" w:rsidRPr="005B69DE" w:rsidRDefault="00047F6C" w:rsidP="00047F6C">
      <w:pPr>
        <w:pStyle w:val="NoSpacing"/>
        <w:bidi w:val="0"/>
        <w:spacing w:after="120" w:line="264" w:lineRule="auto"/>
        <w:ind w:firstLine="284"/>
        <w:jc w:val="both"/>
        <w:rPr>
          <w:rFonts w:asciiTheme="majorBidi" w:hAnsiTheme="majorBidi" w:cstheme="majorBidi"/>
          <w:b/>
          <w:bCs/>
          <w:sz w:val="24"/>
          <w:szCs w:val="24"/>
        </w:rPr>
      </w:pPr>
    </w:p>
    <w:p w14:paraId="1EC0F271" w14:textId="77777777" w:rsidR="00FC0CF2" w:rsidRPr="005B69DE" w:rsidRDefault="00FC0CF2" w:rsidP="00063B62">
      <w:pPr>
        <w:pStyle w:val="NoSpacing"/>
        <w:bidi w:val="0"/>
        <w:spacing w:after="120" w:line="264" w:lineRule="auto"/>
        <w:ind w:firstLine="284"/>
        <w:jc w:val="both"/>
        <w:rPr>
          <w:rFonts w:asciiTheme="majorBidi" w:hAnsiTheme="majorBidi" w:cstheme="majorBidi"/>
          <w:sz w:val="24"/>
          <w:szCs w:val="24"/>
        </w:rPr>
      </w:pPr>
      <w:r w:rsidRPr="005B69DE">
        <w:rPr>
          <w:rFonts w:asciiTheme="majorBidi" w:hAnsiTheme="majorBidi" w:cstheme="majorBidi"/>
          <w:sz w:val="24"/>
          <w:szCs w:val="24"/>
        </w:rPr>
        <w:t>Mitochondrial-Derived Peptides (MDPs) are a recently discovered class of peptides encoded by small open reading frames (</w:t>
      </w:r>
      <w:proofErr w:type="spellStart"/>
      <w:r w:rsidRPr="005B69DE">
        <w:rPr>
          <w:rFonts w:asciiTheme="majorBidi" w:hAnsiTheme="majorBidi" w:cstheme="majorBidi"/>
          <w:sz w:val="24"/>
          <w:szCs w:val="24"/>
        </w:rPr>
        <w:t>sORFs</w:t>
      </w:r>
      <w:proofErr w:type="spellEnd"/>
      <w:r w:rsidRPr="005B69DE">
        <w:rPr>
          <w:rFonts w:asciiTheme="majorBidi" w:hAnsiTheme="majorBidi" w:cstheme="majorBidi"/>
          <w:sz w:val="24"/>
          <w:szCs w:val="24"/>
        </w:rPr>
        <w:t>) within known mitochondrial genes. The first identified MDP, Humanin, demonstrated neuroprotective properties and holds great therapeutic potential for neurodegenerative diseases.</w:t>
      </w:r>
    </w:p>
    <w:p w14:paraId="02693996" w14:textId="77777777" w:rsidR="00FC0CF2" w:rsidRPr="005B69DE" w:rsidRDefault="00FC0CF2" w:rsidP="00FC0CF2">
      <w:pPr>
        <w:pStyle w:val="NoSpacing"/>
        <w:bidi w:val="0"/>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 Alongside Humanin, other well-known MDPs include MOTS-c and SHLP, which act as cyto- and neuroprotective agents while regulating energy metabolism. </w:t>
      </w:r>
    </w:p>
    <w:p w14:paraId="4CC6F9D5" w14:textId="77777777" w:rsidR="00FC0CF2" w:rsidRPr="005B69DE" w:rsidRDefault="00FC0CF2" w:rsidP="00FC0CF2">
      <w:pPr>
        <w:pStyle w:val="NoSpacing"/>
        <w:bidi w:val="0"/>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MDPs are implicated in various senescence and aging-associated diseases, chronic inflammation diseases, cancer, neurodegenerative diseases, and cardiovascular diseases. However, the study of MDPs has been challenging due to their length and the limitations of available research tools, hindering comprehensive analysis. </w:t>
      </w:r>
    </w:p>
    <w:p w14:paraId="16DB8E8B" w14:textId="77777777" w:rsidR="00FC0CF2" w:rsidRPr="005B69DE" w:rsidRDefault="00FC0CF2" w:rsidP="00FC0CF2">
      <w:pPr>
        <w:pStyle w:val="NoSpacing"/>
        <w:bidi w:val="0"/>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Understanding the evolution and prevalence of MDPs, particularly the </w:t>
      </w:r>
      <w:proofErr w:type="spellStart"/>
      <w:r w:rsidRPr="005B69DE">
        <w:rPr>
          <w:rFonts w:asciiTheme="majorBidi" w:hAnsiTheme="majorBidi" w:cstheme="majorBidi"/>
          <w:sz w:val="24"/>
          <w:szCs w:val="24"/>
        </w:rPr>
        <w:t>pseudogenisation</w:t>
      </w:r>
      <w:proofErr w:type="spellEnd"/>
      <w:r w:rsidRPr="005B69DE">
        <w:rPr>
          <w:rFonts w:asciiTheme="majorBidi" w:hAnsiTheme="majorBidi" w:cstheme="majorBidi"/>
          <w:sz w:val="24"/>
          <w:szCs w:val="24"/>
        </w:rPr>
        <w:t xml:space="preserve"> process of Humanin, not only sheds light on their evolutionary significance but also holds substantial implications for biomedical and pharmaceutical research. </w:t>
      </w:r>
    </w:p>
    <w:p w14:paraId="152934EE" w14:textId="086B48FC" w:rsidR="00063B62" w:rsidRPr="005B69DE" w:rsidRDefault="00FC0CF2" w:rsidP="00FC0CF2">
      <w:pPr>
        <w:pStyle w:val="NoSpacing"/>
        <w:bidi w:val="0"/>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Moreover, investigating MDPs may lead to the identification of novel functions and evolutionary insights across different species, expanding our understanding beyond known Vertebrata species.</w:t>
      </w:r>
    </w:p>
    <w:p w14:paraId="13DEBCD9" w14:textId="77777777" w:rsidR="00A9671B" w:rsidRDefault="00A9671B" w:rsidP="00A9671B">
      <w:pPr>
        <w:pStyle w:val="NoSpacing"/>
        <w:bidi w:val="0"/>
        <w:spacing w:after="120" w:line="264" w:lineRule="auto"/>
        <w:jc w:val="both"/>
        <w:rPr>
          <w:rFonts w:asciiTheme="majorBidi" w:hAnsiTheme="majorBidi" w:cstheme="majorBidi"/>
          <w:sz w:val="36"/>
          <w:szCs w:val="36"/>
          <w:rtl/>
        </w:rPr>
      </w:pPr>
    </w:p>
    <w:p w14:paraId="33084518" w14:textId="77777777" w:rsidR="00D97658" w:rsidRPr="005B69DE" w:rsidRDefault="00D97658" w:rsidP="00D97658">
      <w:pPr>
        <w:pStyle w:val="NoSpacing"/>
        <w:bidi w:val="0"/>
        <w:spacing w:after="120" w:line="264" w:lineRule="auto"/>
        <w:jc w:val="both"/>
        <w:rPr>
          <w:rFonts w:asciiTheme="majorBidi" w:hAnsiTheme="majorBidi" w:cstheme="majorBidi"/>
          <w:sz w:val="36"/>
          <w:szCs w:val="36"/>
        </w:rPr>
      </w:pPr>
    </w:p>
    <w:p w14:paraId="38DE59ED" w14:textId="77777777" w:rsidR="00A9671B" w:rsidRPr="005B69DE" w:rsidRDefault="00A9671B" w:rsidP="00A9671B">
      <w:pPr>
        <w:pStyle w:val="NoSpacing"/>
        <w:bidi w:val="0"/>
        <w:spacing w:after="120" w:line="264" w:lineRule="auto"/>
        <w:jc w:val="both"/>
        <w:rPr>
          <w:rFonts w:asciiTheme="majorBidi" w:hAnsiTheme="majorBidi" w:cstheme="majorBidi"/>
          <w:sz w:val="36"/>
          <w:szCs w:val="36"/>
        </w:rPr>
      </w:pPr>
    </w:p>
    <w:p w14:paraId="01B9E2E6" w14:textId="6ED48DE1" w:rsidR="00A9671B" w:rsidRPr="00F91E7F" w:rsidRDefault="009E7CD1" w:rsidP="00A9671B">
      <w:pPr>
        <w:pStyle w:val="NoSpacing"/>
        <w:bidi w:val="0"/>
        <w:spacing w:after="120" w:line="264" w:lineRule="auto"/>
        <w:jc w:val="both"/>
        <w:rPr>
          <w:rFonts w:asciiTheme="majorBidi" w:hAnsiTheme="majorBidi" w:cstheme="majorBidi"/>
          <w:b/>
          <w:bCs/>
          <w:color w:val="343541"/>
          <w:sz w:val="24"/>
          <w:szCs w:val="24"/>
        </w:rPr>
      </w:pPr>
      <w:r w:rsidRPr="00F91E7F">
        <w:rPr>
          <w:rFonts w:asciiTheme="majorBidi" w:hAnsiTheme="majorBidi" w:cstheme="majorBidi"/>
          <w:b/>
          <w:bCs/>
          <w:color w:val="343541"/>
          <w:sz w:val="24"/>
          <w:szCs w:val="24"/>
        </w:rPr>
        <w:t>2.</w:t>
      </w:r>
      <w:r w:rsidR="00D623CA" w:rsidRPr="00F91E7F">
        <w:rPr>
          <w:rFonts w:asciiTheme="majorBidi" w:hAnsiTheme="majorBidi" w:cstheme="majorBidi"/>
          <w:b/>
          <w:bCs/>
          <w:color w:val="343541"/>
          <w:sz w:val="24"/>
          <w:szCs w:val="24"/>
        </w:rPr>
        <w:t>3</w:t>
      </w:r>
      <w:r w:rsidRPr="00F91E7F">
        <w:rPr>
          <w:rFonts w:asciiTheme="majorBidi" w:hAnsiTheme="majorBidi" w:cstheme="majorBidi"/>
          <w:b/>
          <w:bCs/>
          <w:color w:val="343541"/>
          <w:sz w:val="24"/>
          <w:szCs w:val="24"/>
        </w:rPr>
        <w:t xml:space="preserve"> I</w:t>
      </w:r>
      <w:r w:rsidR="00A9671B" w:rsidRPr="00F91E7F">
        <w:rPr>
          <w:rFonts w:asciiTheme="majorBidi" w:hAnsiTheme="majorBidi" w:cstheme="majorBidi"/>
          <w:b/>
          <w:bCs/>
          <w:color w:val="343541"/>
          <w:sz w:val="24"/>
          <w:szCs w:val="24"/>
        </w:rPr>
        <w:t>mplications of MDPs in Disease:</w:t>
      </w:r>
    </w:p>
    <w:p w14:paraId="5D163E2A" w14:textId="77777777" w:rsidR="00A9671B" w:rsidRPr="005B69DE" w:rsidRDefault="00A9671B" w:rsidP="00A9671B">
      <w:pPr>
        <w:pStyle w:val="NoSpacing"/>
        <w:bidi w:val="0"/>
        <w:spacing w:after="120" w:line="264" w:lineRule="auto"/>
        <w:jc w:val="both"/>
        <w:rPr>
          <w:rFonts w:asciiTheme="majorBidi" w:hAnsiTheme="majorBidi" w:cstheme="majorBidi"/>
          <w:b/>
          <w:bCs/>
          <w:sz w:val="24"/>
          <w:szCs w:val="24"/>
        </w:rPr>
      </w:pPr>
    </w:p>
    <w:p w14:paraId="7EA13560" w14:textId="77777777" w:rsidR="009E7CD1" w:rsidRPr="005B69DE" w:rsidRDefault="00A9671B" w:rsidP="00A9671B">
      <w:pPr>
        <w:pStyle w:val="NoSpacing"/>
        <w:bidi w:val="0"/>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MDPs (Mitochondrial-Derived Peptides) have implications in various diseases, including neurodegenerative diseases, cardiovascular diseases, metabolic disorders, age-related diseases, chronic inflammation diseases, and cancer. </w:t>
      </w:r>
    </w:p>
    <w:p w14:paraId="7FAD8D7D" w14:textId="77777777" w:rsidR="009E7CD1" w:rsidRPr="005B69DE" w:rsidRDefault="00A9671B" w:rsidP="009E7CD1">
      <w:pPr>
        <w:pStyle w:val="NoSpacing"/>
        <w:bidi w:val="0"/>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They exhibit neuroprotective effects in neurodegenerative diseases and cardio-protective effects in cardiovascular diseases. </w:t>
      </w:r>
    </w:p>
    <w:p w14:paraId="6B2C4C89" w14:textId="09899F36" w:rsidR="009E7CD1" w:rsidRPr="005B69DE" w:rsidRDefault="00A9671B" w:rsidP="009E7CD1">
      <w:pPr>
        <w:pStyle w:val="NoSpacing"/>
        <w:bidi w:val="0"/>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MDPs are also involved in regulating energy metabolism and have been linked to metabolic disorders like obesity and diabetes.</w:t>
      </w:r>
    </w:p>
    <w:p w14:paraId="40B586BE" w14:textId="77777777" w:rsidR="009E7CD1" w:rsidRPr="005B69DE" w:rsidRDefault="00A9671B" w:rsidP="009E7CD1">
      <w:pPr>
        <w:pStyle w:val="NoSpacing"/>
        <w:bidi w:val="0"/>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 They play a role in age-related diseases and possess anti-aging properties. </w:t>
      </w:r>
    </w:p>
    <w:p w14:paraId="67B7111E" w14:textId="77777777" w:rsidR="009E7CD1" w:rsidRPr="005B69DE" w:rsidRDefault="00A9671B" w:rsidP="009E7CD1">
      <w:pPr>
        <w:pStyle w:val="NoSpacing"/>
        <w:bidi w:val="0"/>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Additionally, MDPs have anti-inflammatory effects and may impact cancer cell growth and apoptosis. </w:t>
      </w:r>
    </w:p>
    <w:p w14:paraId="2F5F4117" w14:textId="0EFF0031" w:rsidR="00A9671B" w:rsidRPr="005B69DE" w:rsidRDefault="00A9671B" w:rsidP="009E7CD1">
      <w:pPr>
        <w:pStyle w:val="NoSpacing"/>
        <w:bidi w:val="0"/>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Understanding the roles of MDPs in these diseases can lead to potential therapeutic interventions, diagnostic markers, and a deeper understanding of disease mechanisms.</w:t>
      </w:r>
    </w:p>
    <w:p w14:paraId="7EAD4197" w14:textId="77777777" w:rsidR="00063B62" w:rsidRPr="005B69DE" w:rsidRDefault="00063B62" w:rsidP="00063B62">
      <w:pPr>
        <w:pStyle w:val="NoSpacing"/>
        <w:bidi w:val="0"/>
        <w:spacing w:after="120" w:line="264" w:lineRule="auto"/>
        <w:ind w:firstLine="284"/>
        <w:jc w:val="both"/>
        <w:rPr>
          <w:rFonts w:asciiTheme="majorBidi" w:hAnsiTheme="majorBidi" w:cstheme="majorBidi"/>
          <w:b/>
          <w:bCs/>
          <w:sz w:val="36"/>
          <w:szCs w:val="36"/>
        </w:rPr>
      </w:pPr>
    </w:p>
    <w:p w14:paraId="177A46F1" w14:textId="77777777" w:rsidR="00063B62" w:rsidRDefault="00063B62" w:rsidP="00A6515D">
      <w:pPr>
        <w:pStyle w:val="NoSpacing"/>
        <w:bidi w:val="0"/>
        <w:spacing w:after="120" w:line="264" w:lineRule="auto"/>
        <w:ind w:firstLine="284"/>
        <w:jc w:val="both"/>
        <w:rPr>
          <w:rFonts w:asciiTheme="majorBidi" w:hAnsiTheme="majorBidi" w:cstheme="majorBidi"/>
          <w:b/>
          <w:bCs/>
          <w:sz w:val="36"/>
          <w:szCs w:val="36"/>
          <w:u w:val="single"/>
        </w:rPr>
      </w:pPr>
    </w:p>
    <w:p w14:paraId="0AFB3009" w14:textId="77777777" w:rsidR="004368E5" w:rsidRDefault="004368E5" w:rsidP="004368E5">
      <w:pPr>
        <w:pStyle w:val="NoSpacing"/>
        <w:bidi w:val="0"/>
        <w:spacing w:after="120" w:line="264" w:lineRule="auto"/>
        <w:ind w:firstLine="284"/>
        <w:jc w:val="both"/>
        <w:rPr>
          <w:rFonts w:asciiTheme="majorBidi" w:hAnsiTheme="majorBidi" w:cstheme="majorBidi"/>
          <w:b/>
          <w:bCs/>
          <w:sz w:val="36"/>
          <w:szCs w:val="36"/>
          <w:u w:val="single"/>
        </w:rPr>
      </w:pPr>
    </w:p>
    <w:p w14:paraId="669D7E17" w14:textId="77777777" w:rsidR="004368E5" w:rsidRDefault="004368E5" w:rsidP="004368E5">
      <w:pPr>
        <w:pStyle w:val="NoSpacing"/>
        <w:bidi w:val="0"/>
        <w:spacing w:after="120" w:line="264" w:lineRule="auto"/>
        <w:ind w:firstLine="284"/>
        <w:jc w:val="both"/>
        <w:rPr>
          <w:rFonts w:asciiTheme="majorBidi" w:hAnsiTheme="majorBidi" w:cstheme="majorBidi"/>
          <w:b/>
          <w:bCs/>
          <w:sz w:val="36"/>
          <w:szCs w:val="36"/>
          <w:u w:val="single"/>
        </w:rPr>
      </w:pPr>
    </w:p>
    <w:p w14:paraId="03493F69" w14:textId="77777777" w:rsidR="00767B60" w:rsidRDefault="00767B60" w:rsidP="00767B60">
      <w:pPr>
        <w:pStyle w:val="NoSpacing"/>
        <w:bidi w:val="0"/>
        <w:spacing w:after="120" w:line="264" w:lineRule="auto"/>
        <w:ind w:firstLine="284"/>
        <w:jc w:val="both"/>
        <w:rPr>
          <w:rFonts w:asciiTheme="majorBidi" w:hAnsiTheme="majorBidi" w:cstheme="majorBidi"/>
          <w:b/>
          <w:bCs/>
          <w:sz w:val="36"/>
          <w:szCs w:val="36"/>
          <w:u w:val="single"/>
        </w:rPr>
      </w:pPr>
    </w:p>
    <w:p w14:paraId="53800BE3" w14:textId="77777777" w:rsidR="00767B60" w:rsidRPr="00F91E7F" w:rsidRDefault="00767B60" w:rsidP="00767B60">
      <w:pPr>
        <w:pStyle w:val="NoSpacing"/>
        <w:bidi w:val="0"/>
        <w:spacing w:after="120" w:line="264" w:lineRule="auto"/>
        <w:ind w:firstLine="284"/>
        <w:jc w:val="both"/>
        <w:rPr>
          <w:rFonts w:asciiTheme="majorBidi" w:hAnsiTheme="majorBidi" w:cstheme="majorBidi"/>
          <w:b/>
          <w:bCs/>
          <w:sz w:val="24"/>
          <w:szCs w:val="24"/>
          <w:u w:val="single"/>
        </w:rPr>
      </w:pPr>
    </w:p>
    <w:p w14:paraId="33C6C40C" w14:textId="42FB32B7" w:rsidR="00984EA6" w:rsidRPr="004368E5" w:rsidRDefault="00BC337F" w:rsidP="004368E5">
      <w:pPr>
        <w:pStyle w:val="NoSpacing"/>
        <w:bidi w:val="0"/>
        <w:spacing w:after="120" w:line="264" w:lineRule="auto"/>
        <w:ind w:firstLine="284"/>
        <w:jc w:val="both"/>
        <w:rPr>
          <w:rFonts w:asciiTheme="majorBidi" w:hAnsiTheme="majorBidi" w:cstheme="majorBidi"/>
          <w:b/>
          <w:bCs/>
          <w:sz w:val="24"/>
          <w:szCs w:val="24"/>
        </w:rPr>
      </w:pPr>
      <w:r w:rsidRPr="00F91E7F">
        <w:rPr>
          <w:rFonts w:asciiTheme="majorBidi" w:hAnsiTheme="majorBidi" w:cstheme="majorBidi"/>
          <w:b/>
          <w:bCs/>
          <w:sz w:val="24"/>
          <w:szCs w:val="24"/>
        </w:rPr>
        <w:t>2</w:t>
      </w:r>
      <w:r w:rsidR="004D5C0B" w:rsidRPr="00F91E7F">
        <w:rPr>
          <w:rFonts w:asciiTheme="majorBidi" w:hAnsiTheme="majorBidi" w:cstheme="majorBidi"/>
          <w:b/>
          <w:bCs/>
          <w:sz w:val="24"/>
          <w:szCs w:val="24"/>
        </w:rPr>
        <w:t>.</w:t>
      </w:r>
      <w:r w:rsidRPr="00F91E7F">
        <w:rPr>
          <w:rFonts w:asciiTheme="majorBidi" w:hAnsiTheme="majorBidi" w:cstheme="majorBidi"/>
          <w:b/>
          <w:bCs/>
          <w:sz w:val="24"/>
          <w:szCs w:val="24"/>
        </w:rPr>
        <w:t>4</w:t>
      </w:r>
      <w:r w:rsidR="004D5C0B" w:rsidRPr="00F91E7F">
        <w:rPr>
          <w:rFonts w:asciiTheme="majorBidi" w:hAnsiTheme="majorBidi" w:cstheme="majorBidi"/>
          <w:b/>
          <w:bCs/>
          <w:sz w:val="24"/>
          <w:szCs w:val="24"/>
        </w:rPr>
        <w:t xml:space="preserve"> Protein Connectivity Network (PCN)</w:t>
      </w:r>
    </w:p>
    <w:p w14:paraId="4F40901C" w14:textId="77777777" w:rsidR="00053EAE" w:rsidRPr="005B69DE" w:rsidRDefault="004D5C0B" w:rsidP="001E3A15">
      <w:pPr>
        <w:spacing w:after="120" w:line="264" w:lineRule="auto"/>
        <w:rPr>
          <w:rFonts w:asciiTheme="majorBidi" w:hAnsiTheme="majorBidi" w:cstheme="majorBidi"/>
          <w:sz w:val="24"/>
          <w:szCs w:val="24"/>
          <w:lang w:bidi="ar-SY"/>
        </w:rPr>
      </w:pPr>
      <w:r w:rsidRPr="005B69DE">
        <w:rPr>
          <w:rFonts w:asciiTheme="majorBidi" w:hAnsiTheme="majorBidi" w:cstheme="majorBidi"/>
          <w:sz w:val="24"/>
          <w:szCs w:val="24"/>
          <w:lang w:bidi="ar-SY"/>
        </w:rPr>
        <w:t xml:space="preserve">Protein Connectivity network is exhibited by a graph  to show the framework. Protein </w:t>
      </w:r>
      <w:r w:rsidR="0072201C" w:rsidRPr="005B69DE">
        <w:rPr>
          <w:rFonts w:asciiTheme="majorBidi" w:hAnsiTheme="majorBidi" w:cstheme="majorBidi"/>
          <w:sz w:val="24"/>
          <w:szCs w:val="24"/>
          <w:lang w:bidi="ar-SY"/>
        </w:rPr>
        <w:t xml:space="preserve">or peptide </w:t>
      </w:r>
      <w:r w:rsidRPr="005B69DE">
        <w:rPr>
          <w:rFonts w:asciiTheme="majorBidi" w:hAnsiTheme="majorBidi" w:cstheme="majorBidi"/>
          <w:sz w:val="24"/>
          <w:szCs w:val="24"/>
          <w:lang w:bidi="ar-SY"/>
        </w:rPr>
        <w:t xml:space="preserve">sequence segments are represented by the graph's nodes. </w:t>
      </w:r>
    </w:p>
    <w:p w14:paraId="618A95EE" w14:textId="58805B6F" w:rsidR="0072201C" w:rsidRPr="005B69DE" w:rsidRDefault="004D5C0B" w:rsidP="001E3A15">
      <w:pPr>
        <w:spacing w:after="120" w:line="264" w:lineRule="auto"/>
        <w:rPr>
          <w:rFonts w:asciiTheme="majorBidi" w:hAnsiTheme="majorBidi" w:cstheme="majorBidi"/>
          <w:sz w:val="24"/>
          <w:szCs w:val="24"/>
          <w:lang w:bidi="ar-SY"/>
        </w:rPr>
      </w:pPr>
      <w:r w:rsidRPr="005B69DE">
        <w:rPr>
          <w:rFonts w:asciiTheme="majorBidi" w:hAnsiTheme="majorBidi" w:cstheme="majorBidi"/>
          <w:sz w:val="24"/>
          <w:szCs w:val="24"/>
          <w:lang w:bidi="ar-SY"/>
        </w:rPr>
        <w:t>Each node in the network can have one or more edges connecting it to other nodes.</w:t>
      </w:r>
    </w:p>
    <w:p w14:paraId="0DEF8066" w14:textId="3D353065" w:rsidR="001E3A15" w:rsidRPr="005B69DE" w:rsidRDefault="004D5C0B" w:rsidP="001E3A15">
      <w:pPr>
        <w:spacing w:after="120" w:line="264" w:lineRule="auto"/>
        <w:rPr>
          <w:rFonts w:asciiTheme="majorBidi" w:hAnsiTheme="majorBidi" w:cstheme="majorBidi"/>
          <w:sz w:val="24"/>
          <w:szCs w:val="24"/>
          <w:lang w:bidi="ar-SY"/>
        </w:rPr>
      </w:pPr>
      <w:r w:rsidRPr="005B69DE">
        <w:rPr>
          <w:rFonts w:asciiTheme="majorBidi" w:hAnsiTheme="majorBidi" w:cstheme="majorBidi"/>
          <w:sz w:val="24"/>
          <w:szCs w:val="24"/>
          <w:lang w:bidi="ar-SY"/>
        </w:rPr>
        <w:t>The network approach of the current invention can be set up to determine a protein's function, relationship to other proteins in terms of structure, or annotation of a specific sequence of amino acids or protein.</w:t>
      </w:r>
    </w:p>
    <w:p w14:paraId="44BDB77E" w14:textId="77777777" w:rsidR="0072201C" w:rsidRPr="005B69DE" w:rsidRDefault="004D5C0B" w:rsidP="001E3A15">
      <w:pPr>
        <w:spacing w:after="120" w:line="264" w:lineRule="auto"/>
        <w:rPr>
          <w:rFonts w:asciiTheme="majorBidi" w:hAnsiTheme="majorBidi" w:cstheme="majorBidi"/>
          <w:sz w:val="24"/>
          <w:szCs w:val="24"/>
          <w:lang w:bidi="ar-SY"/>
        </w:rPr>
      </w:pPr>
      <w:r w:rsidRPr="005B69DE">
        <w:rPr>
          <w:rFonts w:asciiTheme="majorBidi" w:hAnsiTheme="majorBidi" w:cstheme="majorBidi"/>
          <w:sz w:val="24"/>
          <w:szCs w:val="24"/>
          <w:lang w:bidi="ar-SY"/>
        </w:rPr>
        <w:t xml:space="preserve">The structures and activities of the protein are mostly unaffected by evolutionary changes since they mostly occur at the sequence level. </w:t>
      </w:r>
    </w:p>
    <w:p w14:paraId="3D3D0238" w14:textId="77777777" w:rsidR="0072201C" w:rsidRPr="005B69DE" w:rsidRDefault="004D5C0B" w:rsidP="001E3A15">
      <w:pPr>
        <w:spacing w:after="120" w:line="264" w:lineRule="auto"/>
        <w:rPr>
          <w:rFonts w:asciiTheme="majorBidi" w:hAnsiTheme="majorBidi" w:cstheme="majorBidi"/>
          <w:sz w:val="24"/>
          <w:szCs w:val="24"/>
          <w:lang w:bidi="ar-SY"/>
        </w:rPr>
      </w:pPr>
      <w:r w:rsidRPr="005B69DE">
        <w:rPr>
          <w:rFonts w:asciiTheme="majorBidi" w:hAnsiTheme="majorBidi" w:cstheme="majorBidi"/>
          <w:sz w:val="24"/>
          <w:szCs w:val="24"/>
          <w:lang w:bidi="ar-SY"/>
        </w:rPr>
        <w:t>As a result, sequences with comparable structures or functions might differ greatly.</w:t>
      </w:r>
    </w:p>
    <w:p w14:paraId="1E491F1F" w14:textId="77777777" w:rsidR="0072201C" w:rsidRPr="005B69DE" w:rsidRDefault="004D5C0B" w:rsidP="001E3A15">
      <w:pPr>
        <w:spacing w:after="120" w:line="264" w:lineRule="auto"/>
        <w:rPr>
          <w:rFonts w:asciiTheme="majorBidi" w:hAnsiTheme="majorBidi" w:cstheme="majorBidi"/>
          <w:sz w:val="24"/>
          <w:szCs w:val="24"/>
          <w:lang w:bidi="ar-SY"/>
        </w:rPr>
      </w:pPr>
      <w:r w:rsidRPr="005B69DE">
        <w:rPr>
          <w:rFonts w:asciiTheme="majorBidi" w:hAnsiTheme="majorBidi" w:cstheme="majorBidi"/>
          <w:sz w:val="24"/>
          <w:szCs w:val="24"/>
          <w:lang w:bidi="ar-SY"/>
        </w:rPr>
        <w:t xml:space="preserve">However, we can determine their relationship by identifying the intermediary sequences that connect them by using PCN. </w:t>
      </w:r>
    </w:p>
    <w:p w14:paraId="564F618A" w14:textId="77777777" w:rsidR="00C40ECA" w:rsidRDefault="004D5C0B" w:rsidP="00C40ECA">
      <w:pPr>
        <w:spacing w:after="120" w:line="264" w:lineRule="auto"/>
        <w:rPr>
          <w:rFonts w:asciiTheme="majorBidi" w:hAnsiTheme="majorBidi" w:cstheme="majorBidi"/>
          <w:sz w:val="24"/>
          <w:szCs w:val="24"/>
          <w:lang w:bidi="ar-SY"/>
        </w:rPr>
      </w:pPr>
      <w:r w:rsidRPr="005B69DE">
        <w:rPr>
          <w:rFonts w:asciiTheme="majorBidi" w:hAnsiTheme="majorBidi" w:cstheme="majorBidi"/>
          <w:sz w:val="24"/>
          <w:szCs w:val="24"/>
          <w:lang w:bidi="ar-SY"/>
        </w:rPr>
        <w:t>The most significant characteristic of this network is that the associated segments of protein retain their structural and functional characteristics when the protein sequences gradually shift from one to a completely other one</w:t>
      </w:r>
      <w:r w:rsidR="00C40ECA" w:rsidRPr="00C40ECA">
        <w:rPr>
          <w:rFonts w:asciiTheme="majorBidi" w:hAnsiTheme="majorBidi" w:cstheme="majorBidi"/>
          <w:sz w:val="24"/>
          <w:szCs w:val="24"/>
          <w:lang w:bidi="ar-SY"/>
        </w:rPr>
        <w:t>.</w:t>
      </w:r>
    </w:p>
    <w:p w14:paraId="6106A273" w14:textId="77777777" w:rsidR="00C40ECA" w:rsidRDefault="00C40ECA" w:rsidP="00C40ECA">
      <w:pPr>
        <w:spacing w:after="120" w:line="264" w:lineRule="auto"/>
        <w:rPr>
          <w:rFonts w:asciiTheme="majorBidi" w:hAnsiTheme="majorBidi" w:cstheme="majorBidi"/>
          <w:sz w:val="24"/>
          <w:szCs w:val="24"/>
          <w:lang w:bidi="ar-SY"/>
        </w:rPr>
      </w:pPr>
      <w:r w:rsidRPr="00C40ECA">
        <w:rPr>
          <w:rFonts w:asciiTheme="majorBidi" w:hAnsiTheme="majorBidi" w:cstheme="majorBidi"/>
          <w:sz w:val="24"/>
          <w:szCs w:val="24"/>
          <w:lang w:bidi="ar-SY"/>
        </w:rPr>
        <w:t>In our study, a network is used to represent the similarity of short sequences made up of 20 amino acid segments as nodes connected to edges, with the weight of similarity determined by the sequence kinship.</w:t>
      </w:r>
    </w:p>
    <w:p w14:paraId="70E29567" w14:textId="6CA77BC9" w:rsidR="00C40ECA" w:rsidRPr="00C40ECA" w:rsidRDefault="00C40ECA" w:rsidP="00C40ECA">
      <w:pPr>
        <w:spacing w:after="120" w:line="264" w:lineRule="auto"/>
        <w:rPr>
          <w:rFonts w:asciiTheme="majorBidi" w:hAnsiTheme="majorBidi" w:cstheme="majorBidi"/>
          <w:sz w:val="24"/>
          <w:szCs w:val="24"/>
          <w:lang w:bidi="ar-SY"/>
        </w:rPr>
      </w:pPr>
      <w:r w:rsidRPr="00C40ECA">
        <w:rPr>
          <w:rFonts w:asciiTheme="majorBidi" w:hAnsiTheme="majorBidi" w:cstheme="majorBidi"/>
          <w:sz w:val="24"/>
          <w:szCs w:val="24"/>
          <w:lang w:bidi="ar-SY"/>
        </w:rPr>
        <w:t xml:space="preserve"> Only if the similarity between correspondent fragments is greater than or equal to 60% does the network include an edge. </w:t>
      </w:r>
    </w:p>
    <w:p w14:paraId="211616AF" w14:textId="3F8A81A3" w:rsidR="004D5C0B" w:rsidRPr="005B69DE" w:rsidRDefault="00C40ECA" w:rsidP="00C40ECA">
      <w:pPr>
        <w:spacing w:after="120" w:line="264" w:lineRule="auto"/>
        <w:rPr>
          <w:rFonts w:asciiTheme="majorBidi" w:hAnsiTheme="majorBidi" w:cstheme="majorBidi"/>
          <w:sz w:val="36"/>
          <w:szCs w:val="36"/>
          <w:lang w:bidi="ar-SY"/>
        </w:rPr>
      </w:pPr>
      <w:r w:rsidRPr="00C40ECA">
        <w:rPr>
          <w:rFonts w:asciiTheme="majorBidi" w:hAnsiTheme="majorBidi" w:cstheme="majorBidi"/>
          <w:sz w:val="24"/>
          <w:szCs w:val="24"/>
          <w:lang w:bidi="ar-SY"/>
        </w:rPr>
        <w:t>The size of the PCN might vary depending on the number of proteins used to build it; for instance, a network made up of 320,000 proteins will result in 92,000,000 nodes of 20 amino acid fragments. [9]</w:t>
      </w:r>
    </w:p>
    <w:p w14:paraId="74B94394" w14:textId="77777777" w:rsidR="004D5C0B" w:rsidRPr="005B69DE" w:rsidRDefault="004D5C0B" w:rsidP="001E3A15">
      <w:pPr>
        <w:spacing w:after="120" w:line="264" w:lineRule="auto"/>
        <w:rPr>
          <w:rFonts w:asciiTheme="majorBidi" w:hAnsiTheme="majorBidi" w:cstheme="majorBidi"/>
          <w:sz w:val="36"/>
          <w:szCs w:val="36"/>
          <w:lang w:bidi="ar-SY"/>
        </w:rPr>
      </w:pPr>
    </w:p>
    <w:p w14:paraId="3A642E95" w14:textId="0A2B68CB" w:rsidR="004D5C0B" w:rsidRDefault="004D5C0B" w:rsidP="004D5C0B">
      <w:pPr>
        <w:spacing w:after="120" w:line="264" w:lineRule="auto"/>
        <w:jc w:val="center"/>
        <w:rPr>
          <w:rFonts w:asciiTheme="majorBidi" w:hAnsiTheme="majorBidi" w:cstheme="majorBidi"/>
          <w:sz w:val="36"/>
          <w:szCs w:val="36"/>
          <w:lang w:bidi="ar-SY"/>
        </w:rPr>
      </w:pPr>
      <w:r w:rsidRPr="005B69DE">
        <w:rPr>
          <w:rFonts w:asciiTheme="majorBidi" w:hAnsiTheme="majorBidi" w:cstheme="majorBidi"/>
          <w:noProof/>
          <w:sz w:val="36"/>
          <w:szCs w:val="36"/>
          <w:lang w:bidi="ar-SY"/>
        </w:rPr>
        <w:drawing>
          <wp:inline distT="0" distB="0" distL="0" distR="0" wp14:anchorId="747FB380" wp14:editId="765085D6">
            <wp:extent cx="4343400" cy="2148840"/>
            <wp:effectExtent l="0" t="0" r="0" b="3810"/>
            <wp:docPr id="610519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3400" cy="2148840"/>
                    </a:xfrm>
                    <a:prstGeom prst="rect">
                      <a:avLst/>
                    </a:prstGeom>
                    <a:noFill/>
                    <a:ln>
                      <a:noFill/>
                    </a:ln>
                  </pic:spPr>
                </pic:pic>
              </a:graphicData>
            </a:graphic>
          </wp:inline>
        </w:drawing>
      </w:r>
    </w:p>
    <w:p w14:paraId="4F3C0914" w14:textId="77777777" w:rsidR="006B42E2" w:rsidRPr="0039400C" w:rsidRDefault="006B42E2" w:rsidP="006B42E2">
      <w:pPr>
        <w:ind w:right="-58"/>
        <w:jc w:val="center"/>
        <w:rPr>
          <w:rFonts w:asciiTheme="majorBidi" w:hAnsiTheme="majorBidi" w:cstheme="majorBidi"/>
          <w:sz w:val="24"/>
          <w:szCs w:val="24"/>
        </w:rPr>
      </w:pPr>
      <w:r w:rsidRPr="0039400C">
        <w:rPr>
          <w:rFonts w:asciiTheme="majorBidi" w:hAnsiTheme="majorBidi" w:cstheme="majorBidi"/>
          <w:sz w:val="24"/>
          <w:szCs w:val="24"/>
        </w:rPr>
        <w:t>Fig 3</w:t>
      </w:r>
    </w:p>
    <w:p w14:paraId="770824FE" w14:textId="77777777" w:rsidR="00DD2F5D" w:rsidRDefault="00DD2F5D" w:rsidP="00D378BC">
      <w:pPr>
        <w:pStyle w:val="NoSpacing"/>
        <w:bidi w:val="0"/>
        <w:spacing w:before="240" w:after="120" w:line="264" w:lineRule="auto"/>
        <w:ind w:left="403" w:hanging="403"/>
        <w:jc w:val="both"/>
        <w:rPr>
          <w:rFonts w:asciiTheme="majorBidi" w:hAnsiTheme="majorBidi" w:cstheme="majorBidi"/>
          <w:b/>
          <w:bCs/>
          <w:sz w:val="36"/>
          <w:szCs w:val="36"/>
        </w:rPr>
      </w:pPr>
    </w:p>
    <w:p w14:paraId="616697B5" w14:textId="77777777" w:rsidR="00DD2F5D" w:rsidRDefault="00DD2F5D" w:rsidP="00DD2F5D">
      <w:pPr>
        <w:pStyle w:val="NoSpacing"/>
        <w:bidi w:val="0"/>
        <w:spacing w:before="240" w:after="120" w:line="264" w:lineRule="auto"/>
        <w:ind w:left="403" w:hanging="403"/>
        <w:jc w:val="both"/>
        <w:rPr>
          <w:rFonts w:asciiTheme="majorBidi" w:hAnsiTheme="majorBidi" w:cstheme="majorBidi"/>
          <w:b/>
          <w:bCs/>
          <w:sz w:val="36"/>
          <w:szCs w:val="36"/>
        </w:rPr>
      </w:pPr>
    </w:p>
    <w:p w14:paraId="5ED94FF1" w14:textId="77777777" w:rsidR="00603CD2" w:rsidRPr="005B69DE" w:rsidRDefault="00603CD2" w:rsidP="00AC1EA3">
      <w:pPr>
        <w:spacing w:after="120" w:line="264" w:lineRule="auto"/>
        <w:rPr>
          <w:rFonts w:asciiTheme="majorBidi" w:hAnsiTheme="majorBidi" w:cstheme="majorBidi"/>
          <w:sz w:val="36"/>
          <w:szCs w:val="36"/>
          <w:lang w:bidi="ar-SY"/>
        </w:rPr>
      </w:pPr>
    </w:p>
    <w:p w14:paraId="546DBA92" w14:textId="77777777" w:rsidR="00984EA6" w:rsidRDefault="00984EA6" w:rsidP="004D5C0B">
      <w:pPr>
        <w:spacing w:after="120" w:line="264" w:lineRule="auto"/>
        <w:jc w:val="center"/>
        <w:rPr>
          <w:rFonts w:asciiTheme="majorBidi" w:hAnsiTheme="majorBidi" w:cstheme="majorBidi"/>
          <w:sz w:val="24"/>
          <w:szCs w:val="24"/>
          <w:lang w:bidi="ar-SY"/>
        </w:rPr>
      </w:pPr>
    </w:p>
    <w:p w14:paraId="1176F7DD" w14:textId="77777777" w:rsidR="00C104F8" w:rsidRPr="0039400C" w:rsidRDefault="00C104F8" w:rsidP="004D5C0B">
      <w:pPr>
        <w:spacing w:after="120" w:line="264" w:lineRule="auto"/>
        <w:jc w:val="center"/>
        <w:rPr>
          <w:rFonts w:asciiTheme="majorBidi" w:hAnsiTheme="majorBidi" w:cstheme="majorBidi"/>
          <w:sz w:val="24"/>
          <w:szCs w:val="24"/>
          <w:lang w:bidi="ar-SY"/>
        </w:rPr>
      </w:pPr>
    </w:p>
    <w:p w14:paraId="67192E04" w14:textId="0D275779" w:rsidR="00603CD2" w:rsidRPr="00F91E7F" w:rsidRDefault="00BC337F" w:rsidP="00603CD2">
      <w:pPr>
        <w:autoSpaceDE w:val="0"/>
        <w:autoSpaceDN w:val="0"/>
        <w:adjustRightInd w:val="0"/>
        <w:spacing w:after="120" w:line="264" w:lineRule="auto"/>
        <w:jc w:val="both"/>
        <w:rPr>
          <w:rFonts w:asciiTheme="majorBidi" w:eastAsia="Times New Roman" w:hAnsiTheme="majorBidi" w:cstheme="majorBidi"/>
          <w:b/>
          <w:bCs/>
          <w:color w:val="auto"/>
          <w:sz w:val="24"/>
          <w:szCs w:val="24"/>
          <w:u w:val="single"/>
        </w:rPr>
      </w:pPr>
      <w:r w:rsidRPr="00F91E7F">
        <w:rPr>
          <w:rFonts w:asciiTheme="majorBidi" w:hAnsiTheme="majorBidi" w:cstheme="majorBidi"/>
          <w:b/>
          <w:sz w:val="24"/>
          <w:szCs w:val="24"/>
          <w:u w:val="single"/>
        </w:rPr>
        <w:t>2</w:t>
      </w:r>
      <w:r w:rsidR="00603CD2" w:rsidRPr="00F91E7F">
        <w:rPr>
          <w:rFonts w:asciiTheme="majorBidi" w:hAnsiTheme="majorBidi" w:cstheme="majorBidi"/>
          <w:b/>
          <w:sz w:val="24"/>
          <w:szCs w:val="24"/>
          <w:u w:val="single"/>
        </w:rPr>
        <w:t>.</w:t>
      </w:r>
      <w:r w:rsidR="0060116E">
        <w:rPr>
          <w:rFonts w:asciiTheme="majorBidi" w:hAnsiTheme="majorBidi" w:cstheme="majorBidi"/>
          <w:b/>
          <w:sz w:val="24"/>
          <w:szCs w:val="24"/>
          <w:u w:val="single"/>
        </w:rPr>
        <w:t>6</w:t>
      </w:r>
      <w:r w:rsidRPr="00F91E7F">
        <w:rPr>
          <w:rFonts w:asciiTheme="majorBidi" w:hAnsiTheme="majorBidi" w:cstheme="majorBidi"/>
          <w:b/>
          <w:sz w:val="24"/>
          <w:szCs w:val="24"/>
          <w:u w:val="single"/>
        </w:rPr>
        <w:t xml:space="preserve"> </w:t>
      </w:r>
      <w:proofErr w:type="spellStart"/>
      <w:r w:rsidR="00A601E5" w:rsidRPr="00F91E7F">
        <w:rPr>
          <w:rFonts w:asciiTheme="majorBidi" w:eastAsia="Times New Roman" w:hAnsiTheme="majorBidi" w:cstheme="majorBidi"/>
          <w:b/>
          <w:bCs/>
          <w:color w:val="auto"/>
          <w:sz w:val="24"/>
          <w:szCs w:val="24"/>
          <w:u w:val="single"/>
        </w:rPr>
        <w:t>UniProt</w:t>
      </w:r>
      <w:proofErr w:type="spellEnd"/>
      <w:r w:rsidR="00A601E5" w:rsidRPr="00F91E7F">
        <w:rPr>
          <w:rFonts w:asciiTheme="majorBidi" w:eastAsia="Times New Roman" w:hAnsiTheme="majorBidi" w:cstheme="majorBidi"/>
          <w:b/>
          <w:bCs/>
          <w:color w:val="auto"/>
          <w:sz w:val="24"/>
          <w:szCs w:val="24"/>
          <w:u w:val="single"/>
        </w:rPr>
        <w:t xml:space="preserve"> </w:t>
      </w:r>
      <w:proofErr w:type="spellStart"/>
      <w:r w:rsidRPr="00F91E7F">
        <w:rPr>
          <w:rFonts w:asciiTheme="majorBidi" w:eastAsia="Times New Roman" w:hAnsiTheme="majorBidi" w:cstheme="majorBidi"/>
          <w:b/>
          <w:bCs/>
          <w:color w:val="auto"/>
          <w:sz w:val="24"/>
          <w:szCs w:val="24"/>
          <w:u w:val="single"/>
        </w:rPr>
        <w:t>DataBase</w:t>
      </w:r>
      <w:proofErr w:type="spellEnd"/>
    </w:p>
    <w:p w14:paraId="6E9A955E" w14:textId="5B42CF13" w:rsidR="00A601E5" w:rsidRDefault="00A601E5" w:rsidP="00A601E5">
      <w:pPr>
        <w:spacing w:after="120" w:line="264" w:lineRule="auto"/>
        <w:rPr>
          <w:rFonts w:asciiTheme="majorBidi" w:eastAsiaTheme="minorHAnsi" w:hAnsiTheme="majorBidi" w:cstheme="majorBidi"/>
          <w:color w:val="auto"/>
          <w:sz w:val="24"/>
          <w:szCs w:val="24"/>
        </w:rPr>
      </w:pPr>
      <w:r>
        <w:rPr>
          <w:rFonts w:asciiTheme="majorBidi" w:eastAsiaTheme="minorHAnsi" w:hAnsiTheme="majorBidi" w:cstheme="majorBidi"/>
          <w:color w:val="auto"/>
          <w:sz w:val="24"/>
          <w:szCs w:val="24"/>
        </w:rPr>
        <w:t xml:space="preserve">According to this study [10], </w:t>
      </w:r>
      <w:r w:rsidRPr="00A601E5">
        <w:rPr>
          <w:rFonts w:asciiTheme="majorBidi" w:eastAsiaTheme="minorHAnsi" w:hAnsiTheme="majorBidi" w:cstheme="majorBidi"/>
          <w:color w:val="auto"/>
          <w:sz w:val="24"/>
          <w:szCs w:val="24"/>
        </w:rPr>
        <w:t xml:space="preserve">there were two separate protein databases </w:t>
      </w:r>
      <w:r w:rsidR="009B16B3" w:rsidRPr="00A601E5">
        <w:rPr>
          <w:rFonts w:asciiTheme="majorBidi" w:eastAsiaTheme="minorHAnsi" w:hAnsiTheme="majorBidi" w:cstheme="majorBidi"/>
          <w:color w:val="auto"/>
          <w:sz w:val="24"/>
          <w:szCs w:val="24"/>
        </w:rPr>
        <w:t>called</w:t>
      </w:r>
      <w:r w:rsidR="009B16B3">
        <w:rPr>
          <w:rFonts w:asciiTheme="majorBidi" w:eastAsiaTheme="minorHAnsi" w:hAnsiTheme="majorBidi" w:cstheme="majorBidi"/>
          <w:color w:val="auto"/>
          <w:sz w:val="24"/>
          <w:szCs w:val="24"/>
        </w:rPr>
        <w:t>:</w:t>
      </w:r>
    </w:p>
    <w:p w14:paraId="4F28E071" w14:textId="2D6890F7" w:rsidR="00A601E5" w:rsidRDefault="00A601E5" w:rsidP="00A601E5">
      <w:pPr>
        <w:spacing w:after="120" w:line="264" w:lineRule="auto"/>
        <w:rPr>
          <w:rFonts w:asciiTheme="majorBidi" w:eastAsiaTheme="minorHAnsi" w:hAnsiTheme="majorBidi" w:cstheme="majorBidi"/>
          <w:color w:val="auto"/>
          <w:sz w:val="24"/>
          <w:szCs w:val="24"/>
        </w:rPr>
      </w:pPr>
      <w:r w:rsidRPr="00A601E5">
        <w:rPr>
          <w:rFonts w:asciiTheme="majorBidi" w:eastAsiaTheme="minorHAnsi" w:hAnsiTheme="majorBidi" w:cstheme="majorBidi"/>
          <w:color w:val="auto"/>
          <w:sz w:val="24"/>
          <w:szCs w:val="24"/>
        </w:rPr>
        <w:t>Swiss</w:t>
      </w:r>
      <w:r>
        <w:rPr>
          <w:rFonts w:asciiTheme="majorBidi" w:eastAsiaTheme="minorHAnsi" w:hAnsiTheme="majorBidi" w:cstheme="majorBidi"/>
          <w:color w:val="auto"/>
          <w:sz w:val="24"/>
          <w:szCs w:val="24"/>
        </w:rPr>
        <w:t>-</w:t>
      </w:r>
      <w:r w:rsidRPr="00A601E5">
        <w:rPr>
          <w:rFonts w:asciiTheme="majorBidi" w:eastAsiaTheme="minorHAnsi" w:hAnsiTheme="majorBidi" w:cstheme="majorBidi"/>
          <w:color w:val="auto"/>
          <w:sz w:val="24"/>
          <w:szCs w:val="24"/>
        </w:rPr>
        <w:t xml:space="preserve">Prot + </w:t>
      </w:r>
      <w:proofErr w:type="spellStart"/>
      <w:r w:rsidRPr="00A601E5">
        <w:rPr>
          <w:rFonts w:asciiTheme="majorBidi" w:eastAsiaTheme="minorHAnsi" w:hAnsiTheme="majorBidi" w:cstheme="majorBidi"/>
          <w:color w:val="auto"/>
          <w:sz w:val="24"/>
          <w:szCs w:val="24"/>
        </w:rPr>
        <w:t>TrEMBL</w:t>
      </w:r>
      <w:proofErr w:type="spellEnd"/>
      <w:r w:rsidRPr="00A601E5">
        <w:rPr>
          <w:rFonts w:asciiTheme="majorBidi" w:eastAsiaTheme="minorHAnsi" w:hAnsiTheme="majorBidi" w:cstheme="majorBidi"/>
          <w:color w:val="auto"/>
          <w:sz w:val="24"/>
          <w:szCs w:val="24"/>
        </w:rPr>
        <w:t xml:space="preserve"> and</w:t>
      </w:r>
      <w:r w:rsidR="00C26867">
        <w:rPr>
          <w:rFonts w:asciiTheme="majorBidi" w:eastAsiaTheme="minorHAnsi" w:hAnsiTheme="majorBidi" w:cstheme="majorBidi"/>
          <w:color w:val="auto"/>
          <w:sz w:val="24"/>
          <w:szCs w:val="24"/>
        </w:rPr>
        <w:t xml:space="preserve"> the other</w:t>
      </w:r>
      <w:r w:rsidRPr="00A601E5">
        <w:rPr>
          <w:rFonts w:asciiTheme="majorBidi" w:eastAsiaTheme="minorHAnsi" w:hAnsiTheme="majorBidi" w:cstheme="majorBidi"/>
          <w:color w:val="auto"/>
          <w:sz w:val="24"/>
          <w:szCs w:val="24"/>
        </w:rPr>
        <w:t xml:space="preserve"> PIR-PSD. </w:t>
      </w:r>
    </w:p>
    <w:p w14:paraId="58617F62" w14:textId="77777777" w:rsidR="00A601E5" w:rsidRDefault="00A601E5" w:rsidP="00A601E5">
      <w:pPr>
        <w:spacing w:after="120" w:line="264" w:lineRule="auto"/>
        <w:rPr>
          <w:rFonts w:asciiTheme="majorBidi" w:eastAsiaTheme="minorHAnsi" w:hAnsiTheme="majorBidi" w:cstheme="majorBidi"/>
          <w:color w:val="auto"/>
          <w:sz w:val="24"/>
          <w:szCs w:val="24"/>
        </w:rPr>
      </w:pPr>
      <w:r w:rsidRPr="00A601E5">
        <w:rPr>
          <w:rFonts w:asciiTheme="majorBidi" w:eastAsiaTheme="minorHAnsi" w:hAnsiTheme="majorBidi" w:cstheme="majorBidi"/>
          <w:color w:val="auto"/>
          <w:sz w:val="24"/>
          <w:szCs w:val="24"/>
        </w:rPr>
        <w:t xml:space="preserve">They had different coverage and priorities for annotating protein sequences. </w:t>
      </w:r>
    </w:p>
    <w:p w14:paraId="19B81EEA" w14:textId="77777777" w:rsidR="00A601E5" w:rsidRDefault="00A601E5" w:rsidP="00A601E5">
      <w:pPr>
        <w:spacing w:after="120" w:line="264" w:lineRule="auto"/>
        <w:rPr>
          <w:rFonts w:asciiTheme="majorBidi" w:eastAsiaTheme="minorHAnsi" w:hAnsiTheme="majorBidi" w:cstheme="majorBidi"/>
          <w:color w:val="auto"/>
          <w:sz w:val="24"/>
          <w:szCs w:val="24"/>
        </w:rPr>
      </w:pPr>
      <w:r w:rsidRPr="00A601E5">
        <w:rPr>
          <w:rFonts w:asciiTheme="majorBidi" w:eastAsiaTheme="minorHAnsi" w:hAnsiTheme="majorBidi" w:cstheme="majorBidi"/>
          <w:color w:val="auto"/>
          <w:sz w:val="24"/>
          <w:szCs w:val="24"/>
        </w:rPr>
        <w:t xml:space="preserve">In 2002, these two groups joined together with the aim of creating a unified and </w:t>
      </w:r>
    </w:p>
    <w:p w14:paraId="2BAFF21F" w14:textId="3B612AEA" w:rsidR="00A601E5" w:rsidRDefault="00A601E5" w:rsidP="00A601E5">
      <w:pPr>
        <w:spacing w:after="120" w:line="264" w:lineRule="auto"/>
        <w:rPr>
          <w:rFonts w:asciiTheme="majorBidi" w:eastAsiaTheme="minorHAnsi" w:hAnsiTheme="majorBidi" w:cstheme="majorBidi"/>
          <w:color w:val="auto"/>
          <w:sz w:val="24"/>
          <w:szCs w:val="24"/>
        </w:rPr>
      </w:pPr>
      <w:r w:rsidRPr="00A601E5">
        <w:rPr>
          <w:rFonts w:asciiTheme="majorBidi" w:eastAsiaTheme="minorHAnsi" w:hAnsiTheme="majorBidi" w:cstheme="majorBidi"/>
          <w:color w:val="auto"/>
          <w:sz w:val="24"/>
          <w:szCs w:val="24"/>
        </w:rPr>
        <w:t xml:space="preserve">high-quality protein database called </w:t>
      </w:r>
      <w:proofErr w:type="spellStart"/>
      <w:r w:rsidRPr="00A601E5">
        <w:rPr>
          <w:rFonts w:asciiTheme="majorBidi" w:eastAsiaTheme="minorHAnsi" w:hAnsiTheme="majorBidi" w:cstheme="majorBidi"/>
          <w:color w:val="auto"/>
          <w:sz w:val="24"/>
          <w:szCs w:val="24"/>
        </w:rPr>
        <w:t>UniProt</w:t>
      </w:r>
      <w:proofErr w:type="spellEnd"/>
      <w:r w:rsidRPr="00A601E5">
        <w:rPr>
          <w:rFonts w:asciiTheme="majorBidi" w:eastAsiaTheme="minorHAnsi" w:hAnsiTheme="majorBidi" w:cstheme="majorBidi"/>
          <w:color w:val="auto"/>
          <w:sz w:val="24"/>
          <w:szCs w:val="24"/>
        </w:rPr>
        <w:t>.</w:t>
      </w:r>
    </w:p>
    <w:p w14:paraId="37E0E713" w14:textId="3F6A78C7" w:rsidR="00A601E5" w:rsidRPr="00A601E5" w:rsidRDefault="00A601E5" w:rsidP="00C26867">
      <w:pPr>
        <w:spacing w:after="120" w:line="264" w:lineRule="auto"/>
        <w:rPr>
          <w:rFonts w:asciiTheme="majorBidi" w:eastAsiaTheme="minorHAnsi" w:hAnsiTheme="majorBidi" w:cstheme="majorBidi"/>
          <w:color w:val="auto"/>
          <w:sz w:val="24"/>
          <w:szCs w:val="24"/>
        </w:rPr>
      </w:pPr>
      <w:r w:rsidRPr="00A601E5">
        <w:rPr>
          <w:rFonts w:asciiTheme="majorBidi" w:eastAsiaTheme="minorHAnsi" w:hAnsiTheme="majorBidi" w:cstheme="majorBidi"/>
          <w:color w:val="auto"/>
          <w:sz w:val="24"/>
          <w:szCs w:val="24"/>
        </w:rPr>
        <w:t xml:space="preserve"> </w:t>
      </w:r>
      <w:proofErr w:type="spellStart"/>
      <w:r w:rsidRPr="00A601E5">
        <w:rPr>
          <w:rFonts w:asciiTheme="majorBidi" w:eastAsiaTheme="minorHAnsi" w:hAnsiTheme="majorBidi" w:cstheme="majorBidi"/>
          <w:color w:val="auto"/>
          <w:sz w:val="24"/>
          <w:szCs w:val="24"/>
        </w:rPr>
        <w:t>UniProt</w:t>
      </w:r>
      <w:proofErr w:type="spellEnd"/>
      <w:r w:rsidRPr="00A601E5">
        <w:rPr>
          <w:rFonts w:asciiTheme="majorBidi" w:eastAsiaTheme="minorHAnsi" w:hAnsiTheme="majorBidi" w:cstheme="majorBidi"/>
          <w:color w:val="auto"/>
          <w:sz w:val="24"/>
          <w:szCs w:val="24"/>
        </w:rPr>
        <w:t xml:space="preserve"> is maintained by the Swiss Institute of Bioinformatics (SIB), European Bioinformatics Institute (EBI), Georgetown University Medical Center, and National Biomedical Research Foundation.</w:t>
      </w:r>
    </w:p>
    <w:p w14:paraId="20CD396E" w14:textId="77777777" w:rsidR="00C26867" w:rsidRDefault="00A601E5" w:rsidP="00A601E5">
      <w:pPr>
        <w:spacing w:after="120" w:line="264" w:lineRule="auto"/>
        <w:rPr>
          <w:rFonts w:asciiTheme="majorBidi" w:eastAsiaTheme="minorHAnsi" w:hAnsiTheme="majorBidi" w:cstheme="majorBidi"/>
          <w:color w:val="auto"/>
          <w:sz w:val="24"/>
          <w:szCs w:val="24"/>
        </w:rPr>
      </w:pPr>
      <w:r w:rsidRPr="00A601E5">
        <w:rPr>
          <w:rFonts w:asciiTheme="majorBidi" w:eastAsiaTheme="minorHAnsi" w:hAnsiTheme="majorBidi" w:cstheme="majorBidi"/>
          <w:color w:val="auto"/>
          <w:sz w:val="24"/>
          <w:szCs w:val="24"/>
        </w:rPr>
        <w:t xml:space="preserve">The main goal of </w:t>
      </w:r>
      <w:proofErr w:type="spellStart"/>
      <w:r w:rsidRPr="00A601E5">
        <w:rPr>
          <w:rFonts w:asciiTheme="majorBidi" w:eastAsiaTheme="minorHAnsi" w:hAnsiTheme="majorBidi" w:cstheme="majorBidi"/>
          <w:color w:val="auto"/>
          <w:sz w:val="24"/>
          <w:szCs w:val="24"/>
        </w:rPr>
        <w:t>UniProt</w:t>
      </w:r>
      <w:proofErr w:type="spellEnd"/>
      <w:r w:rsidRPr="00A601E5">
        <w:rPr>
          <w:rFonts w:asciiTheme="majorBidi" w:eastAsiaTheme="minorHAnsi" w:hAnsiTheme="majorBidi" w:cstheme="majorBidi"/>
          <w:color w:val="auto"/>
          <w:sz w:val="24"/>
          <w:szCs w:val="24"/>
        </w:rPr>
        <w:t xml:space="preserve"> is to support biological research by providing a reliable and comprehensive database of protein sequences. </w:t>
      </w:r>
    </w:p>
    <w:p w14:paraId="1A26D1F8" w14:textId="77777777" w:rsidR="00C26867" w:rsidRDefault="00A601E5" w:rsidP="00A601E5">
      <w:pPr>
        <w:spacing w:after="120" w:line="264" w:lineRule="auto"/>
        <w:rPr>
          <w:rFonts w:asciiTheme="majorBidi" w:eastAsiaTheme="minorHAnsi" w:hAnsiTheme="majorBidi" w:cstheme="majorBidi"/>
          <w:color w:val="auto"/>
          <w:sz w:val="24"/>
          <w:szCs w:val="24"/>
        </w:rPr>
      </w:pPr>
      <w:r w:rsidRPr="00A601E5">
        <w:rPr>
          <w:rFonts w:asciiTheme="majorBidi" w:eastAsiaTheme="minorHAnsi" w:hAnsiTheme="majorBidi" w:cstheme="majorBidi"/>
          <w:color w:val="auto"/>
          <w:sz w:val="24"/>
          <w:szCs w:val="24"/>
        </w:rPr>
        <w:t xml:space="preserve">This database is well-classified, accurately annotated, and contains a wealth of information. </w:t>
      </w:r>
    </w:p>
    <w:p w14:paraId="0472B3DB" w14:textId="7C21076D" w:rsidR="00C26867" w:rsidRDefault="00A601E5" w:rsidP="00A601E5">
      <w:pPr>
        <w:spacing w:after="120" w:line="264" w:lineRule="auto"/>
        <w:rPr>
          <w:rFonts w:asciiTheme="majorBidi" w:eastAsiaTheme="minorHAnsi" w:hAnsiTheme="majorBidi" w:cstheme="majorBidi"/>
          <w:color w:val="auto"/>
          <w:sz w:val="24"/>
          <w:szCs w:val="24"/>
        </w:rPr>
      </w:pPr>
      <w:r w:rsidRPr="00A601E5">
        <w:rPr>
          <w:rFonts w:asciiTheme="majorBidi" w:eastAsiaTheme="minorHAnsi" w:hAnsiTheme="majorBidi" w:cstheme="majorBidi"/>
          <w:color w:val="auto"/>
          <w:sz w:val="24"/>
          <w:szCs w:val="24"/>
        </w:rPr>
        <w:t xml:space="preserve">It includes cross-references to other relevant resources and offers user-friendly interfaces for easy access by the scientific community. </w:t>
      </w:r>
    </w:p>
    <w:p w14:paraId="13769B20" w14:textId="66C22B2B" w:rsidR="00C26867" w:rsidRPr="00A601E5" w:rsidRDefault="00A601E5" w:rsidP="00D378BC">
      <w:pPr>
        <w:spacing w:after="120" w:line="264" w:lineRule="auto"/>
        <w:rPr>
          <w:rFonts w:asciiTheme="majorBidi" w:eastAsiaTheme="minorHAnsi" w:hAnsiTheme="majorBidi" w:cstheme="majorBidi"/>
          <w:color w:val="auto"/>
          <w:sz w:val="24"/>
          <w:szCs w:val="24"/>
        </w:rPr>
      </w:pPr>
      <w:proofErr w:type="spellStart"/>
      <w:r w:rsidRPr="00A601E5">
        <w:rPr>
          <w:rFonts w:asciiTheme="majorBidi" w:eastAsiaTheme="minorHAnsi" w:hAnsiTheme="majorBidi" w:cstheme="majorBidi"/>
          <w:color w:val="auto"/>
          <w:sz w:val="24"/>
          <w:szCs w:val="24"/>
        </w:rPr>
        <w:t>UniProt</w:t>
      </w:r>
      <w:proofErr w:type="spellEnd"/>
      <w:r w:rsidRPr="00A601E5">
        <w:rPr>
          <w:rFonts w:asciiTheme="majorBidi" w:eastAsiaTheme="minorHAnsi" w:hAnsiTheme="majorBidi" w:cstheme="majorBidi"/>
          <w:color w:val="auto"/>
          <w:sz w:val="24"/>
          <w:szCs w:val="24"/>
        </w:rPr>
        <w:t xml:space="preserve"> is built upon the expertise and efforts of the consortium members accumulated over many years.</w:t>
      </w:r>
    </w:p>
    <w:p w14:paraId="1828CD37" w14:textId="41FF02AA" w:rsidR="00A601E5" w:rsidRDefault="00A601E5" w:rsidP="00D378BC">
      <w:pPr>
        <w:spacing w:after="120" w:line="264" w:lineRule="auto"/>
        <w:rPr>
          <w:rFonts w:asciiTheme="majorBidi" w:eastAsiaTheme="minorHAnsi" w:hAnsiTheme="majorBidi" w:cstheme="majorBidi"/>
          <w:color w:val="auto"/>
          <w:sz w:val="24"/>
          <w:szCs w:val="24"/>
        </w:rPr>
      </w:pPr>
      <w:proofErr w:type="spellStart"/>
      <w:r w:rsidRPr="00A601E5">
        <w:rPr>
          <w:rFonts w:asciiTheme="majorBidi" w:eastAsiaTheme="minorHAnsi" w:hAnsiTheme="majorBidi" w:cstheme="majorBidi"/>
          <w:color w:val="auto"/>
          <w:sz w:val="24"/>
          <w:szCs w:val="24"/>
        </w:rPr>
        <w:t>UniProt</w:t>
      </w:r>
      <w:proofErr w:type="spellEnd"/>
      <w:r w:rsidRPr="00A601E5">
        <w:rPr>
          <w:rFonts w:asciiTheme="majorBidi" w:eastAsiaTheme="minorHAnsi" w:hAnsiTheme="majorBidi" w:cstheme="majorBidi"/>
          <w:color w:val="auto"/>
          <w:sz w:val="24"/>
          <w:szCs w:val="24"/>
        </w:rPr>
        <w:t xml:space="preserve"> consists of three layers of databases:</w:t>
      </w:r>
    </w:p>
    <w:p w14:paraId="38F55C35" w14:textId="77777777" w:rsidR="00D378BC" w:rsidRPr="00A601E5" w:rsidRDefault="00D378BC" w:rsidP="00D378BC">
      <w:pPr>
        <w:spacing w:after="120" w:line="264" w:lineRule="auto"/>
        <w:rPr>
          <w:rFonts w:asciiTheme="majorBidi" w:eastAsiaTheme="minorHAnsi" w:hAnsiTheme="majorBidi" w:cstheme="majorBidi"/>
          <w:color w:val="auto"/>
          <w:sz w:val="24"/>
          <w:szCs w:val="24"/>
        </w:rPr>
      </w:pPr>
    </w:p>
    <w:p w14:paraId="705587D3" w14:textId="77777777" w:rsidR="00A601E5" w:rsidRPr="00A601E5" w:rsidRDefault="00A601E5" w:rsidP="00A601E5">
      <w:pPr>
        <w:spacing w:after="120" w:line="264" w:lineRule="auto"/>
        <w:rPr>
          <w:rFonts w:asciiTheme="majorBidi" w:eastAsiaTheme="minorHAnsi" w:hAnsiTheme="majorBidi" w:cstheme="majorBidi"/>
          <w:color w:val="auto"/>
          <w:sz w:val="24"/>
          <w:szCs w:val="24"/>
        </w:rPr>
      </w:pPr>
      <w:r w:rsidRPr="00A601E5">
        <w:rPr>
          <w:rFonts w:asciiTheme="majorBidi" w:eastAsiaTheme="minorHAnsi" w:hAnsiTheme="majorBidi" w:cstheme="majorBidi"/>
          <w:color w:val="auto"/>
          <w:sz w:val="24"/>
          <w:szCs w:val="24"/>
        </w:rPr>
        <w:t>UniParc (</w:t>
      </w:r>
      <w:proofErr w:type="spellStart"/>
      <w:r w:rsidRPr="00A601E5">
        <w:rPr>
          <w:rFonts w:asciiTheme="majorBidi" w:eastAsiaTheme="minorHAnsi" w:hAnsiTheme="majorBidi" w:cstheme="majorBidi"/>
          <w:color w:val="auto"/>
          <w:sz w:val="24"/>
          <w:szCs w:val="24"/>
        </w:rPr>
        <w:t>UniProt</w:t>
      </w:r>
      <w:proofErr w:type="spellEnd"/>
      <w:r w:rsidRPr="00A601E5">
        <w:rPr>
          <w:rFonts w:asciiTheme="majorBidi" w:eastAsiaTheme="minorHAnsi" w:hAnsiTheme="majorBidi" w:cstheme="majorBidi"/>
          <w:color w:val="auto"/>
          <w:sz w:val="24"/>
          <w:szCs w:val="24"/>
        </w:rPr>
        <w:t xml:space="preserve"> Archive): This database stores a complete collection of publicly available protein sequences. It aims to provide a stable and non-redundant set of protein sequences.</w:t>
      </w:r>
    </w:p>
    <w:p w14:paraId="1C48A97C" w14:textId="77777777" w:rsidR="00A601E5" w:rsidRPr="00A601E5" w:rsidRDefault="00A601E5" w:rsidP="00A601E5">
      <w:pPr>
        <w:spacing w:after="120" w:line="264" w:lineRule="auto"/>
        <w:rPr>
          <w:rFonts w:asciiTheme="majorBidi" w:eastAsiaTheme="minorHAnsi" w:hAnsiTheme="majorBidi" w:cstheme="majorBidi"/>
          <w:color w:val="auto"/>
          <w:sz w:val="24"/>
          <w:szCs w:val="24"/>
        </w:rPr>
      </w:pPr>
    </w:p>
    <w:p w14:paraId="3CE5D70A" w14:textId="6EA54EFC" w:rsidR="00C26867" w:rsidRDefault="00A601E5" w:rsidP="00A601E5">
      <w:pPr>
        <w:spacing w:after="120" w:line="264" w:lineRule="auto"/>
        <w:rPr>
          <w:rFonts w:asciiTheme="majorBidi" w:eastAsiaTheme="minorHAnsi" w:hAnsiTheme="majorBidi" w:cstheme="majorBidi"/>
          <w:color w:val="auto"/>
          <w:sz w:val="24"/>
          <w:szCs w:val="24"/>
        </w:rPr>
      </w:pPr>
      <w:proofErr w:type="spellStart"/>
      <w:r w:rsidRPr="00A601E5">
        <w:rPr>
          <w:rFonts w:asciiTheme="majorBidi" w:eastAsiaTheme="minorHAnsi" w:hAnsiTheme="majorBidi" w:cstheme="majorBidi"/>
          <w:color w:val="auto"/>
          <w:sz w:val="24"/>
          <w:szCs w:val="24"/>
        </w:rPr>
        <w:t>UniProt</w:t>
      </w:r>
      <w:proofErr w:type="spellEnd"/>
      <w:r w:rsidRPr="00A601E5">
        <w:rPr>
          <w:rFonts w:asciiTheme="majorBidi" w:eastAsiaTheme="minorHAnsi" w:hAnsiTheme="majorBidi" w:cstheme="majorBidi"/>
          <w:color w:val="auto"/>
          <w:sz w:val="24"/>
          <w:szCs w:val="24"/>
        </w:rPr>
        <w:t xml:space="preserve">: The </w:t>
      </w:r>
      <w:proofErr w:type="spellStart"/>
      <w:r w:rsidRPr="00A601E5">
        <w:rPr>
          <w:rFonts w:asciiTheme="majorBidi" w:eastAsiaTheme="minorHAnsi" w:hAnsiTheme="majorBidi" w:cstheme="majorBidi"/>
          <w:color w:val="auto"/>
          <w:sz w:val="24"/>
          <w:szCs w:val="24"/>
        </w:rPr>
        <w:t>UniProt</w:t>
      </w:r>
      <w:proofErr w:type="spellEnd"/>
      <w:r w:rsidRPr="00A601E5">
        <w:rPr>
          <w:rFonts w:asciiTheme="majorBidi" w:eastAsiaTheme="minorHAnsi" w:hAnsiTheme="majorBidi" w:cstheme="majorBidi"/>
          <w:color w:val="auto"/>
          <w:sz w:val="24"/>
          <w:szCs w:val="24"/>
        </w:rPr>
        <w:t xml:space="preserve"> Knowledgebase serves as the central database of protein </w:t>
      </w:r>
      <w:r w:rsidR="00C26867">
        <w:rPr>
          <w:rFonts w:asciiTheme="majorBidi" w:eastAsiaTheme="minorHAnsi" w:hAnsiTheme="majorBidi" w:cstheme="majorBidi"/>
          <w:color w:val="auto"/>
          <w:sz w:val="24"/>
          <w:szCs w:val="24"/>
        </w:rPr>
        <w:t xml:space="preserve">                                                                                                     </w:t>
      </w:r>
      <w:r w:rsidRPr="00A601E5">
        <w:rPr>
          <w:rFonts w:asciiTheme="majorBidi" w:eastAsiaTheme="minorHAnsi" w:hAnsiTheme="majorBidi" w:cstheme="majorBidi"/>
          <w:color w:val="auto"/>
          <w:sz w:val="24"/>
          <w:szCs w:val="24"/>
        </w:rPr>
        <w:t xml:space="preserve">sequences. </w:t>
      </w:r>
    </w:p>
    <w:p w14:paraId="2A9AA907" w14:textId="72A8482D" w:rsidR="00A601E5" w:rsidRPr="00A601E5" w:rsidRDefault="00A601E5" w:rsidP="00A601E5">
      <w:pPr>
        <w:spacing w:after="120" w:line="264" w:lineRule="auto"/>
        <w:rPr>
          <w:rFonts w:asciiTheme="majorBidi" w:eastAsiaTheme="minorHAnsi" w:hAnsiTheme="majorBidi" w:cstheme="majorBidi"/>
          <w:color w:val="auto"/>
          <w:sz w:val="24"/>
          <w:szCs w:val="24"/>
        </w:rPr>
      </w:pPr>
      <w:r w:rsidRPr="00A601E5">
        <w:rPr>
          <w:rFonts w:asciiTheme="majorBidi" w:eastAsiaTheme="minorHAnsi" w:hAnsiTheme="majorBidi" w:cstheme="majorBidi"/>
          <w:color w:val="auto"/>
          <w:sz w:val="24"/>
          <w:szCs w:val="24"/>
        </w:rPr>
        <w:t>It ensures accurate, consistent, and rich annotation of protein sequences, including information about their functions.</w:t>
      </w:r>
    </w:p>
    <w:p w14:paraId="0A53471D" w14:textId="77777777" w:rsidR="00A601E5" w:rsidRPr="00A601E5" w:rsidRDefault="00A601E5" w:rsidP="00A601E5">
      <w:pPr>
        <w:spacing w:after="120" w:line="264" w:lineRule="auto"/>
        <w:rPr>
          <w:rFonts w:asciiTheme="majorBidi" w:eastAsiaTheme="minorHAnsi" w:hAnsiTheme="majorBidi" w:cstheme="majorBidi"/>
          <w:color w:val="auto"/>
          <w:sz w:val="24"/>
          <w:szCs w:val="24"/>
        </w:rPr>
      </w:pPr>
    </w:p>
    <w:p w14:paraId="1AAC828D" w14:textId="37DBE7A5" w:rsidR="00603CD2" w:rsidRPr="00A601E5" w:rsidRDefault="00A601E5" w:rsidP="00A601E5">
      <w:pPr>
        <w:spacing w:after="120" w:line="264" w:lineRule="auto"/>
        <w:rPr>
          <w:rFonts w:asciiTheme="majorBidi" w:hAnsiTheme="majorBidi" w:cstheme="majorBidi"/>
          <w:sz w:val="36"/>
          <w:szCs w:val="36"/>
          <w:rtl/>
          <w:lang w:bidi="ar-SY"/>
        </w:rPr>
      </w:pPr>
      <w:proofErr w:type="spellStart"/>
      <w:r w:rsidRPr="00A601E5">
        <w:rPr>
          <w:rFonts w:asciiTheme="majorBidi" w:eastAsiaTheme="minorHAnsi" w:hAnsiTheme="majorBidi" w:cstheme="majorBidi"/>
          <w:color w:val="auto"/>
          <w:sz w:val="24"/>
          <w:szCs w:val="24"/>
        </w:rPr>
        <w:t>UniRef</w:t>
      </w:r>
      <w:proofErr w:type="spellEnd"/>
      <w:r w:rsidRPr="00A601E5">
        <w:rPr>
          <w:rFonts w:asciiTheme="majorBidi" w:eastAsiaTheme="minorHAnsi" w:hAnsiTheme="majorBidi" w:cstheme="majorBidi"/>
          <w:color w:val="auto"/>
          <w:sz w:val="24"/>
          <w:szCs w:val="24"/>
        </w:rPr>
        <w:t xml:space="preserve"> (</w:t>
      </w:r>
      <w:proofErr w:type="spellStart"/>
      <w:r w:rsidRPr="00A601E5">
        <w:rPr>
          <w:rFonts w:asciiTheme="majorBidi" w:eastAsiaTheme="minorHAnsi" w:hAnsiTheme="majorBidi" w:cstheme="majorBidi"/>
          <w:color w:val="auto"/>
          <w:sz w:val="24"/>
          <w:szCs w:val="24"/>
        </w:rPr>
        <w:t>UniProt</w:t>
      </w:r>
      <w:proofErr w:type="spellEnd"/>
      <w:r w:rsidRPr="00A601E5">
        <w:rPr>
          <w:rFonts w:asciiTheme="majorBidi" w:eastAsiaTheme="minorHAnsi" w:hAnsiTheme="majorBidi" w:cstheme="majorBidi"/>
          <w:color w:val="auto"/>
          <w:sz w:val="24"/>
          <w:szCs w:val="24"/>
        </w:rPr>
        <w:t xml:space="preserve"> NREF databases): The </w:t>
      </w:r>
      <w:proofErr w:type="spellStart"/>
      <w:r w:rsidRPr="00A601E5">
        <w:rPr>
          <w:rFonts w:asciiTheme="majorBidi" w:eastAsiaTheme="minorHAnsi" w:hAnsiTheme="majorBidi" w:cstheme="majorBidi"/>
          <w:color w:val="auto"/>
          <w:sz w:val="24"/>
          <w:szCs w:val="24"/>
        </w:rPr>
        <w:t>UniRef</w:t>
      </w:r>
      <w:proofErr w:type="spellEnd"/>
      <w:r w:rsidRPr="00A601E5">
        <w:rPr>
          <w:rFonts w:asciiTheme="majorBidi" w:eastAsiaTheme="minorHAnsi" w:hAnsiTheme="majorBidi" w:cstheme="majorBidi"/>
          <w:color w:val="auto"/>
          <w:sz w:val="24"/>
          <w:szCs w:val="24"/>
        </w:rPr>
        <w:t xml:space="preserve"> databases are derived from the </w:t>
      </w:r>
      <w:proofErr w:type="spellStart"/>
      <w:r w:rsidRPr="00A601E5">
        <w:rPr>
          <w:rFonts w:asciiTheme="majorBidi" w:eastAsiaTheme="minorHAnsi" w:hAnsiTheme="majorBidi" w:cstheme="majorBidi"/>
          <w:color w:val="auto"/>
          <w:sz w:val="24"/>
          <w:szCs w:val="24"/>
        </w:rPr>
        <w:t>UniProt</w:t>
      </w:r>
      <w:proofErr w:type="spellEnd"/>
      <w:r w:rsidRPr="00A601E5">
        <w:rPr>
          <w:rFonts w:asciiTheme="majorBidi" w:eastAsiaTheme="minorHAnsi" w:hAnsiTheme="majorBidi" w:cstheme="majorBidi"/>
          <w:color w:val="auto"/>
          <w:sz w:val="24"/>
          <w:szCs w:val="24"/>
        </w:rPr>
        <w:t xml:space="preserve"> knowledgebase and provide non-redundant data collections. They offer different resolutions to cover the entire sequence space effectively.</w:t>
      </w:r>
    </w:p>
    <w:p w14:paraId="0AED2CB5" w14:textId="77777777" w:rsidR="00E16915" w:rsidRDefault="00E16915" w:rsidP="004D5C0B">
      <w:pPr>
        <w:spacing w:after="120" w:line="264" w:lineRule="auto"/>
        <w:jc w:val="center"/>
        <w:rPr>
          <w:rFonts w:asciiTheme="majorBidi" w:hAnsiTheme="majorBidi" w:cstheme="majorBidi"/>
          <w:sz w:val="36"/>
          <w:szCs w:val="36"/>
          <w:rtl/>
          <w:lang w:bidi="ar-SY"/>
        </w:rPr>
      </w:pPr>
    </w:p>
    <w:p w14:paraId="065596AE" w14:textId="77777777" w:rsidR="00D97658" w:rsidRDefault="00D97658" w:rsidP="004D5C0B">
      <w:pPr>
        <w:spacing w:after="120" w:line="264" w:lineRule="auto"/>
        <w:jc w:val="center"/>
        <w:rPr>
          <w:rFonts w:asciiTheme="majorBidi" w:hAnsiTheme="majorBidi" w:cstheme="majorBidi"/>
          <w:sz w:val="36"/>
          <w:szCs w:val="36"/>
          <w:lang w:bidi="ar-SY"/>
        </w:rPr>
      </w:pPr>
    </w:p>
    <w:p w14:paraId="2F991B4F" w14:textId="77777777" w:rsidR="009B16B3" w:rsidRPr="005B69DE" w:rsidRDefault="009B16B3" w:rsidP="004D5C0B">
      <w:pPr>
        <w:spacing w:after="120" w:line="264" w:lineRule="auto"/>
        <w:jc w:val="center"/>
        <w:rPr>
          <w:rFonts w:asciiTheme="majorBidi" w:hAnsiTheme="majorBidi" w:cstheme="majorBidi"/>
          <w:sz w:val="36"/>
          <w:szCs w:val="36"/>
          <w:lang w:bidi="ar-SY"/>
        </w:rPr>
      </w:pPr>
    </w:p>
    <w:p w14:paraId="395891A5" w14:textId="77777777" w:rsidR="00A4394D" w:rsidRPr="005B69DE" w:rsidRDefault="00A4394D" w:rsidP="00A4394D">
      <w:pPr>
        <w:pStyle w:val="NoSpacing"/>
        <w:bidi w:val="0"/>
        <w:spacing w:after="120" w:line="264" w:lineRule="auto"/>
        <w:rPr>
          <w:rFonts w:asciiTheme="majorBidi" w:hAnsiTheme="majorBidi" w:cstheme="majorBidi"/>
          <w:sz w:val="36"/>
          <w:szCs w:val="36"/>
          <w:rtl/>
        </w:rPr>
      </w:pPr>
    </w:p>
    <w:p w14:paraId="796EDEAB" w14:textId="5A45ED66" w:rsidR="00BC337F" w:rsidRPr="00C104F8" w:rsidRDefault="00BC337F" w:rsidP="00BC337F">
      <w:pPr>
        <w:spacing w:after="120" w:line="264" w:lineRule="auto"/>
        <w:rPr>
          <w:rFonts w:asciiTheme="majorBidi" w:hAnsiTheme="majorBidi" w:cstheme="majorBidi"/>
          <w:b/>
          <w:bCs/>
          <w:sz w:val="24"/>
          <w:szCs w:val="24"/>
          <w:lang w:bidi="ar-SY"/>
        </w:rPr>
      </w:pPr>
      <w:r w:rsidRPr="00C104F8">
        <w:rPr>
          <w:rFonts w:asciiTheme="majorBidi" w:hAnsiTheme="majorBidi" w:cstheme="majorBidi"/>
          <w:b/>
          <w:bCs/>
          <w:sz w:val="24"/>
          <w:szCs w:val="24"/>
          <w:lang w:bidi="ar-SY"/>
        </w:rPr>
        <w:t>2.7 DISCOVERING Hidden Homology with (PCN)</w:t>
      </w:r>
    </w:p>
    <w:p w14:paraId="2D61394A" w14:textId="77777777" w:rsidR="00BC337F" w:rsidRPr="005B69DE" w:rsidRDefault="00BC337F" w:rsidP="00BC337F">
      <w:pPr>
        <w:spacing w:after="120" w:line="264" w:lineRule="auto"/>
        <w:rPr>
          <w:rFonts w:asciiTheme="majorBidi" w:hAnsiTheme="majorBidi" w:cstheme="majorBidi"/>
          <w:b/>
          <w:bCs/>
          <w:sz w:val="24"/>
          <w:szCs w:val="24"/>
          <w:lang w:bidi="ar-SY"/>
        </w:rPr>
      </w:pPr>
    </w:p>
    <w:p w14:paraId="05DF8668" w14:textId="77777777" w:rsidR="00BC337F" w:rsidRPr="005B69DE" w:rsidRDefault="00BC337F" w:rsidP="00BC337F">
      <w:pPr>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Protein structure prediction, function annotation, and evolutionary analysis all depend on the ability to detect homology, a key problem in computational biology. </w:t>
      </w:r>
    </w:p>
    <w:p w14:paraId="6B33F1EF" w14:textId="77777777" w:rsidR="00BC337F" w:rsidRPr="005B69DE" w:rsidRDefault="00BC337F" w:rsidP="00BC337F">
      <w:pPr>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Traditional techniques of homology detection rely on approaches based on sequence similarity, which can miss distant homologs with low sequence similarity.</w:t>
      </w:r>
    </w:p>
    <w:p w14:paraId="42D559D5" w14:textId="77777777" w:rsidR="00BC337F" w:rsidRPr="005B69DE" w:rsidRDefault="00BC337F" w:rsidP="00BC337F">
      <w:pPr>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This limitation encourages the creation of novel techniques that can find hidden homology based on various kinds of data.</w:t>
      </w:r>
    </w:p>
    <w:p w14:paraId="0DE40B89" w14:textId="77777777" w:rsidR="00BC337F" w:rsidRPr="005B69DE" w:rsidRDefault="00BC337F" w:rsidP="00BC337F">
      <w:pPr>
        <w:spacing w:after="120" w:line="264" w:lineRule="auto"/>
        <w:jc w:val="both"/>
        <w:rPr>
          <w:rFonts w:asciiTheme="majorBidi" w:hAnsiTheme="majorBidi" w:cstheme="majorBidi"/>
          <w:sz w:val="24"/>
          <w:szCs w:val="24"/>
        </w:rPr>
      </w:pPr>
    </w:p>
    <w:p w14:paraId="009B415E" w14:textId="77777777" w:rsidR="00BC337F" w:rsidRPr="005B69DE" w:rsidRDefault="00BC337F" w:rsidP="00BC337F">
      <w:pPr>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In recent years, Protein connection network analysis has been a promising method for finding hidden homology in recent years.</w:t>
      </w:r>
    </w:p>
    <w:p w14:paraId="5F276845" w14:textId="77777777" w:rsidR="00BC337F" w:rsidRPr="005B69DE" w:rsidRDefault="00BC337F" w:rsidP="00BC337F">
      <w:pPr>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 According to this method, proteins can be seen as nodes in a network with edges representing interactions between them, such as physical contact or co-expression patterns.</w:t>
      </w:r>
    </w:p>
    <w:p w14:paraId="05D816F5" w14:textId="77777777" w:rsidR="00BC337F" w:rsidRDefault="00BC337F" w:rsidP="00BC337F">
      <w:pPr>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 Even if proteins have little in common terms of sequence similarity, it is still possible to identify proteins that are functionally and structurally connected by looking at the network's topology.</w:t>
      </w:r>
    </w:p>
    <w:p w14:paraId="57E5B380" w14:textId="77777777" w:rsidR="00DD2F5D" w:rsidRDefault="00DD2F5D" w:rsidP="00BC337F">
      <w:pPr>
        <w:spacing w:after="120" w:line="264" w:lineRule="auto"/>
        <w:jc w:val="both"/>
        <w:rPr>
          <w:rFonts w:asciiTheme="majorBidi" w:hAnsiTheme="majorBidi" w:cstheme="majorBidi"/>
          <w:sz w:val="24"/>
          <w:szCs w:val="24"/>
        </w:rPr>
      </w:pPr>
    </w:p>
    <w:p w14:paraId="5D368539" w14:textId="77777777" w:rsidR="00DD2F5D" w:rsidRDefault="00DD2F5D" w:rsidP="00BC337F">
      <w:pPr>
        <w:spacing w:after="120" w:line="264" w:lineRule="auto"/>
        <w:jc w:val="both"/>
        <w:rPr>
          <w:rFonts w:asciiTheme="majorBidi" w:hAnsiTheme="majorBidi" w:cstheme="majorBidi"/>
          <w:sz w:val="24"/>
          <w:szCs w:val="24"/>
        </w:rPr>
      </w:pPr>
    </w:p>
    <w:p w14:paraId="4C706E7E" w14:textId="77777777" w:rsidR="00DD2F5D" w:rsidRDefault="00DD2F5D" w:rsidP="00BC337F">
      <w:pPr>
        <w:spacing w:after="120" w:line="264" w:lineRule="auto"/>
        <w:jc w:val="both"/>
        <w:rPr>
          <w:rFonts w:asciiTheme="majorBidi" w:hAnsiTheme="majorBidi" w:cstheme="majorBidi"/>
          <w:sz w:val="24"/>
          <w:szCs w:val="24"/>
        </w:rPr>
      </w:pPr>
    </w:p>
    <w:p w14:paraId="05D38706" w14:textId="77777777" w:rsidR="00C104F8" w:rsidRPr="00C104F8" w:rsidRDefault="00C104F8" w:rsidP="00C104F8">
      <w:pPr>
        <w:pStyle w:val="NoSpacing"/>
        <w:bidi w:val="0"/>
        <w:spacing w:after="120" w:line="264" w:lineRule="auto"/>
        <w:rPr>
          <w:rFonts w:asciiTheme="majorBidi" w:hAnsiTheme="majorBidi" w:cstheme="majorBidi"/>
          <w:sz w:val="24"/>
          <w:szCs w:val="24"/>
        </w:rPr>
      </w:pPr>
    </w:p>
    <w:p w14:paraId="0DE98590" w14:textId="6FBECCA0" w:rsidR="004B3769" w:rsidRPr="004368E5" w:rsidRDefault="00BC337F" w:rsidP="004B3769">
      <w:pPr>
        <w:pStyle w:val="NoSpacing"/>
        <w:bidi w:val="0"/>
        <w:spacing w:after="120" w:line="264" w:lineRule="auto"/>
        <w:jc w:val="both"/>
        <w:rPr>
          <w:rFonts w:asciiTheme="majorBidi" w:hAnsiTheme="majorBidi" w:cstheme="majorBidi"/>
          <w:b/>
          <w:bCs/>
          <w:sz w:val="24"/>
          <w:szCs w:val="24"/>
        </w:rPr>
      </w:pPr>
      <w:r w:rsidRPr="004368E5">
        <w:rPr>
          <w:rFonts w:asciiTheme="majorBidi" w:hAnsiTheme="majorBidi" w:cstheme="majorBidi"/>
          <w:b/>
          <w:bCs/>
          <w:sz w:val="24"/>
          <w:szCs w:val="24"/>
          <w:lang w:bidi="ar-SY"/>
        </w:rPr>
        <w:t>2.8</w:t>
      </w:r>
      <w:r w:rsidR="004B3769" w:rsidRPr="004368E5">
        <w:rPr>
          <w:rFonts w:asciiTheme="majorBidi" w:hAnsiTheme="majorBidi" w:cstheme="majorBidi"/>
          <w:b/>
          <w:bCs/>
          <w:sz w:val="24"/>
          <w:szCs w:val="24"/>
        </w:rPr>
        <w:t xml:space="preserve"> Algorithms and computational system</w:t>
      </w:r>
    </w:p>
    <w:p w14:paraId="59F5F56B" w14:textId="77777777" w:rsidR="00984EA6" w:rsidRPr="005B69DE" w:rsidRDefault="00984EA6" w:rsidP="00984EA6">
      <w:pPr>
        <w:pStyle w:val="NoSpacing"/>
        <w:bidi w:val="0"/>
        <w:spacing w:after="120" w:line="264" w:lineRule="auto"/>
        <w:jc w:val="both"/>
        <w:rPr>
          <w:rFonts w:asciiTheme="majorBidi" w:hAnsiTheme="majorBidi" w:cstheme="majorBidi"/>
          <w:b/>
          <w:bCs/>
          <w:sz w:val="24"/>
          <w:szCs w:val="24"/>
          <w:u w:val="single"/>
        </w:rPr>
      </w:pPr>
    </w:p>
    <w:p w14:paraId="03D447C4" w14:textId="77777777" w:rsidR="0081437D" w:rsidRPr="005B69DE" w:rsidRDefault="00AB1C63" w:rsidP="00AB1C63">
      <w:pPr>
        <w:pStyle w:val="NoSpacing"/>
        <w:bidi w:val="0"/>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Bioinformatics protein homology detection relies on a range of algorithms and computational systems to compare protein sequences, identify similarities, and predict evolutionary relationships. </w:t>
      </w:r>
    </w:p>
    <w:p w14:paraId="56099F25" w14:textId="497E0D62" w:rsidR="00AB1C63" w:rsidRPr="005B69DE" w:rsidRDefault="00AB1C63" w:rsidP="0081437D">
      <w:pPr>
        <w:pStyle w:val="NoSpacing"/>
        <w:bidi w:val="0"/>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These methods utilize various techniques to achieve accurate and efficient homology detection.</w:t>
      </w:r>
    </w:p>
    <w:p w14:paraId="0580C3D8" w14:textId="15BEC687" w:rsidR="004B3769" w:rsidRPr="005B69DE" w:rsidRDefault="00AB1C63" w:rsidP="00AB1C63">
      <w:pPr>
        <w:pStyle w:val="NoSpacing"/>
        <w:bidi w:val="0"/>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In th</w:t>
      </w:r>
      <w:r w:rsidR="00311472" w:rsidRPr="005B69DE">
        <w:rPr>
          <w:rFonts w:asciiTheme="majorBidi" w:hAnsiTheme="majorBidi" w:cstheme="majorBidi"/>
          <w:sz w:val="24"/>
          <w:szCs w:val="24"/>
          <w:lang w:bidi="ar-SY"/>
        </w:rPr>
        <w:t>is</w:t>
      </w:r>
      <w:r w:rsidRPr="005B69DE">
        <w:rPr>
          <w:rFonts w:asciiTheme="majorBidi" w:hAnsiTheme="majorBidi" w:cstheme="majorBidi"/>
          <w:sz w:val="24"/>
          <w:szCs w:val="24"/>
        </w:rPr>
        <w:t xml:space="preserve"> study</w:t>
      </w:r>
      <w:r w:rsidR="00311472" w:rsidRPr="005B69DE">
        <w:rPr>
          <w:rFonts w:asciiTheme="majorBidi" w:hAnsiTheme="majorBidi" w:cstheme="majorBidi"/>
          <w:sz w:val="24"/>
          <w:szCs w:val="24"/>
        </w:rPr>
        <w:t>,</w:t>
      </w:r>
      <w:r w:rsidRPr="005B69DE">
        <w:rPr>
          <w:rFonts w:asciiTheme="majorBidi" w:hAnsiTheme="majorBidi" w:cstheme="majorBidi"/>
          <w:sz w:val="24"/>
          <w:szCs w:val="24"/>
        </w:rPr>
        <w:t xml:space="preserve"> I want to focus on these algorithms </w:t>
      </w:r>
      <w:r w:rsidR="00311472" w:rsidRPr="005B69DE">
        <w:rPr>
          <w:rFonts w:asciiTheme="majorBidi" w:hAnsiTheme="majorBidi" w:cstheme="majorBidi"/>
          <w:sz w:val="24"/>
          <w:szCs w:val="24"/>
        </w:rPr>
        <w:t xml:space="preserve">within a specific </w:t>
      </w:r>
      <w:r w:rsidRPr="005B69DE">
        <w:rPr>
          <w:rFonts w:asciiTheme="majorBidi" w:hAnsiTheme="majorBidi" w:cstheme="majorBidi"/>
          <w:sz w:val="24"/>
          <w:szCs w:val="24"/>
        </w:rPr>
        <w:t xml:space="preserve"> calculation system</w:t>
      </w:r>
      <w:r w:rsidRPr="005B69DE">
        <w:rPr>
          <w:rFonts w:asciiTheme="majorBidi" w:hAnsiTheme="majorBidi" w:cstheme="majorBidi" w:hint="cs"/>
          <w:sz w:val="24"/>
          <w:szCs w:val="24"/>
          <w:rtl/>
        </w:rPr>
        <w:t>.</w:t>
      </w:r>
    </w:p>
    <w:p w14:paraId="4B184E46" w14:textId="77777777" w:rsidR="002B1D2B" w:rsidRPr="005B69DE" w:rsidRDefault="002B1D2B" w:rsidP="002B1D2B">
      <w:pPr>
        <w:pStyle w:val="NoSpacing"/>
        <w:bidi w:val="0"/>
        <w:spacing w:after="120" w:line="264" w:lineRule="auto"/>
        <w:jc w:val="both"/>
        <w:rPr>
          <w:rFonts w:asciiTheme="majorBidi" w:hAnsiTheme="majorBidi" w:cstheme="majorBidi"/>
          <w:sz w:val="24"/>
          <w:szCs w:val="24"/>
        </w:rPr>
      </w:pPr>
    </w:p>
    <w:p w14:paraId="66A229AC" w14:textId="77777777" w:rsidR="00D97658" w:rsidRDefault="00D97658" w:rsidP="00D97658">
      <w:pPr>
        <w:pStyle w:val="NoSpacing"/>
        <w:bidi w:val="0"/>
        <w:spacing w:after="120" w:line="264" w:lineRule="auto"/>
        <w:jc w:val="both"/>
        <w:rPr>
          <w:rFonts w:asciiTheme="majorBidi" w:hAnsiTheme="majorBidi" w:cstheme="majorBidi"/>
          <w:b/>
          <w:bCs/>
          <w:sz w:val="36"/>
          <w:szCs w:val="36"/>
          <w:rtl/>
        </w:rPr>
      </w:pPr>
    </w:p>
    <w:p w14:paraId="0A2A0402" w14:textId="7745CE46" w:rsidR="00334229" w:rsidRDefault="00334229" w:rsidP="00334229">
      <w:pPr>
        <w:pStyle w:val="NoSpacing"/>
        <w:bidi w:val="0"/>
        <w:spacing w:after="120" w:line="264" w:lineRule="auto"/>
        <w:jc w:val="both"/>
        <w:rPr>
          <w:rFonts w:asciiTheme="majorBidi" w:hAnsiTheme="majorBidi" w:cstheme="majorBidi"/>
          <w:b/>
          <w:bCs/>
          <w:sz w:val="24"/>
          <w:szCs w:val="24"/>
        </w:rPr>
      </w:pPr>
      <w:r>
        <w:rPr>
          <w:rFonts w:asciiTheme="majorBidi" w:hAnsiTheme="majorBidi" w:cstheme="majorBidi"/>
          <w:b/>
          <w:bCs/>
          <w:sz w:val="24"/>
          <w:szCs w:val="24"/>
        </w:rPr>
        <w:t>Key feature TATA-BOX</w:t>
      </w:r>
    </w:p>
    <w:p w14:paraId="4D2681F2" w14:textId="5F488761" w:rsidR="00334229" w:rsidRDefault="00334229" w:rsidP="00334229">
      <w:pPr>
        <w:pStyle w:val="NoSpacing"/>
        <w:bidi w:val="0"/>
        <w:spacing w:after="120" w:line="264" w:lineRule="auto"/>
        <w:jc w:val="both"/>
        <w:rPr>
          <w:rFonts w:ascii="Segoe UI" w:hAnsi="Segoe UI" w:cs="Segoe UI"/>
          <w:color w:val="0D0D0D"/>
          <w:shd w:val="clear" w:color="auto" w:fill="FFFFFF"/>
        </w:rPr>
      </w:pPr>
      <w:r>
        <w:rPr>
          <w:rFonts w:ascii="Segoe UI" w:hAnsi="Segoe UI" w:cs="Segoe UI"/>
          <w:color w:val="0D0D0D"/>
          <w:shd w:val="clear" w:color="auto" w:fill="FFFFFF"/>
        </w:rPr>
        <w:t>The "TATA box" is a DNA sequence that is crucial in the process of gene transcription in many eukaryotic organisms. While it is not a feature of proteins directly, it plays a significant role in the synthesis of proteins by influencing the transcription phase of gene expression.</w:t>
      </w:r>
    </w:p>
    <w:p w14:paraId="4CA6A272" w14:textId="77777777" w:rsidR="00334229" w:rsidRPr="004368E5" w:rsidRDefault="00334229" w:rsidP="00334229">
      <w:pPr>
        <w:pStyle w:val="NoSpacing"/>
        <w:bidi w:val="0"/>
        <w:spacing w:after="120" w:line="264" w:lineRule="auto"/>
        <w:jc w:val="both"/>
        <w:rPr>
          <w:rFonts w:asciiTheme="majorBidi" w:hAnsiTheme="majorBidi" w:cstheme="majorBidi"/>
          <w:b/>
          <w:bCs/>
          <w:sz w:val="24"/>
          <w:szCs w:val="24"/>
        </w:rPr>
      </w:pPr>
    </w:p>
    <w:p w14:paraId="59838115" w14:textId="00487E00" w:rsidR="00334229" w:rsidRDefault="00334229" w:rsidP="00334229">
      <w:pPr>
        <w:pStyle w:val="NoSpacing"/>
        <w:bidi w:val="0"/>
        <w:spacing w:after="120" w:line="264" w:lineRule="auto"/>
        <w:jc w:val="both"/>
        <w:rPr>
          <w:rFonts w:asciiTheme="majorBidi" w:hAnsiTheme="majorBidi" w:cstheme="majorBidi"/>
          <w:b/>
          <w:bCs/>
          <w:sz w:val="24"/>
          <w:szCs w:val="24"/>
        </w:rPr>
      </w:pPr>
      <w:r>
        <w:rPr>
          <w:rFonts w:asciiTheme="majorBidi" w:hAnsiTheme="majorBidi" w:cstheme="majorBidi"/>
          <w:b/>
          <w:bCs/>
          <w:sz w:val="24"/>
          <w:szCs w:val="24"/>
        </w:rPr>
        <w:t>Key feature NAPD</w:t>
      </w:r>
    </w:p>
    <w:p w14:paraId="10C094B0" w14:textId="50453FD5" w:rsidR="00334229" w:rsidRDefault="00334229" w:rsidP="00334229">
      <w:pPr>
        <w:pStyle w:val="NoSpacing"/>
        <w:bidi w:val="0"/>
        <w:spacing w:after="120" w:line="264" w:lineRule="auto"/>
        <w:jc w:val="both"/>
        <w:rPr>
          <w:rFonts w:asciiTheme="majorBidi" w:hAnsiTheme="majorBidi" w:cstheme="majorBidi"/>
          <w:b/>
          <w:bCs/>
          <w:sz w:val="24"/>
          <w:szCs w:val="24"/>
        </w:rPr>
      </w:pPr>
      <w:r>
        <w:br/>
      </w:r>
      <w:r>
        <w:rPr>
          <w:rFonts w:ascii="Segoe UI" w:hAnsi="Segoe UI" w:cs="Segoe UI"/>
          <w:color w:val="0D0D0D"/>
          <w:shd w:val="clear" w:color="auto" w:fill="FFFFFF"/>
        </w:rPr>
        <w:t>The acronym "NAPD" could be associated with a typo or confusion with the more commonly referenced molecule "NADP+" in the context of biochemistry and molecular biology. "NADP+" stands for Nicotinamide Adenine Dinucleotide Phosphate, which is crucial in cellular metabolism and not a protein itself but often tightly interacts with proteins.</w:t>
      </w:r>
    </w:p>
    <w:p w14:paraId="05103051" w14:textId="77777777" w:rsidR="002B4485" w:rsidRDefault="002B4485" w:rsidP="0098594E">
      <w:pPr>
        <w:spacing w:after="120" w:line="264" w:lineRule="auto"/>
        <w:jc w:val="both"/>
        <w:rPr>
          <w:rFonts w:asciiTheme="majorBidi" w:hAnsiTheme="majorBidi" w:cstheme="majorBidi"/>
          <w:sz w:val="36"/>
          <w:szCs w:val="36"/>
        </w:rPr>
      </w:pPr>
    </w:p>
    <w:p w14:paraId="62CAFECF" w14:textId="4985ADC5" w:rsidR="002B4485" w:rsidRDefault="002B4485" w:rsidP="0098594E">
      <w:pPr>
        <w:spacing w:after="120" w:line="264" w:lineRule="auto"/>
        <w:jc w:val="both"/>
        <w:rPr>
          <w:rFonts w:asciiTheme="majorBidi" w:hAnsiTheme="majorBidi" w:cstheme="majorBidi"/>
          <w:sz w:val="36"/>
          <w:szCs w:val="36"/>
        </w:rPr>
      </w:pPr>
    </w:p>
    <w:p w14:paraId="56877E08" w14:textId="18EB3969" w:rsidR="006B42E2" w:rsidRPr="00223E91" w:rsidRDefault="006B42E2" w:rsidP="00223E91">
      <w:pPr>
        <w:pStyle w:val="NoSpacing"/>
        <w:bidi w:val="0"/>
        <w:spacing w:after="120" w:line="264" w:lineRule="auto"/>
        <w:ind w:firstLine="284"/>
        <w:jc w:val="center"/>
        <w:rPr>
          <w:rFonts w:asciiTheme="majorBidi" w:hAnsiTheme="majorBidi" w:cstheme="majorBidi"/>
          <w:b/>
          <w:bCs/>
          <w:sz w:val="24"/>
          <w:szCs w:val="24"/>
        </w:rPr>
      </w:pPr>
      <w:r w:rsidRPr="00223E91">
        <w:rPr>
          <w:rFonts w:asciiTheme="majorBidi" w:hAnsiTheme="majorBidi" w:cstheme="majorBidi"/>
          <w:b/>
          <w:bCs/>
          <w:sz w:val="24"/>
          <w:szCs w:val="24"/>
        </w:rPr>
        <w:t>Electrical network model</w:t>
      </w:r>
    </w:p>
    <w:p w14:paraId="26FAE601" w14:textId="77777777" w:rsidR="006B42E2" w:rsidRPr="0039400C" w:rsidRDefault="006B42E2" w:rsidP="006B42E2">
      <w:pPr>
        <w:spacing w:after="120" w:line="264" w:lineRule="auto"/>
        <w:jc w:val="center"/>
        <w:rPr>
          <w:rFonts w:asciiTheme="majorBidi" w:hAnsiTheme="majorBidi" w:cstheme="majorBidi"/>
          <w:sz w:val="36"/>
          <w:szCs w:val="36"/>
          <w:lang w:bidi="ar-SY"/>
        </w:rPr>
      </w:pPr>
    </w:p>
    <w:p w14:paraId="025679D3" w14:textId="77777777" w:rsidR="006B42E2" w:rsidRPr="0039400C" w:rsidRDefault="006B42E2" w:rsidP="006B42E2">
      <w:pPr>
        <w:ind w:right="-58"/>
        <w:rPr>
          <w:rFonts w:asciiTheme="majorBidi" w:hAnsiTheme="majorBidi" w:cstheme="majorBidi"/>
          <w:sz w:val="24"/>
          <w:szCs w:val="24"/>
        </w:rPr>
      </w:pPr>
    </w:p>
    <w:p w14:paraId="4A8C55BD" w14:textId="77777777" w:rsidR="006B42E2" w:rsidRPr="0039400C" w:rsidRDefault="006B42E2" w:rsidP="006B42E2">
      <w:pPr>
        <w:ind w:right="-58" w:firstLine="284"/>
        <w:rPr>
          <w:rFonts w:asciiTheme="majorBidi" w:hAnsiTheme="majorBidi" w:cstheme="majorBidi"/>
          <w:sz w:val="24"/>
          <w:szCs w:val="24"/>
        </w:rPr>
      </w:pPr>
      <w:r w:rsidRPr="0039400C">
        <w:rPr>
          <w:rFonts w:asciiTheme="majorBidi" w:hAnsiTheme="majorBidi" w:cstheme="majorBidi"/>
          <w:sz w:val="24"/>
          <w:szCs w:val="24"/>
        </w:rPr>
        <w:t xml:space="preserve">The presence of the sequence fragments in the same network may serve as a new criterion of the sequence relatedness. To describe this relatedness a "Structural Flow" will be introduced. The links between the nodes mean sequence similarity of corresponding sequence fragments and may "transmit" with some probability the biological properties, such as 3D structure organization and/or functions, from one sequence fragment to another. The number of independent paths between two nodes through the network (or, in other words, maximal flow) reflects structural similarity between corresponding protein fragments. </w:t>
      </w:r>
    </w:p>
    <w:p w14:paraId="04C21573" w14:textId="77777777" w:rsidR="006B42E2" w:rsidRDefault="006B42E2" w:rsidP="006B42E2">
      <w:pPr>
        <w:ind w:right="-58"/>
        <w:rPr>
          <w:rFonts w:asciiTheme="majorBidi" w:hAnsiTheme="majorBidi" w:cstheme="majorBidi"/>
          <w:sz w:val="24"/>
          <w:szCs w:val="24"/>
        </w:rPr>
      </w:pPr>
      <w:r w:rsidRPr="0039400C">
        <w:rPr>
          <w:rFonts w:asciiTheme="majorBidi" w:hAnsiTheme="majorBidi" w:cstheme="majorBidi"/>
          <w:sz w:val="24"/>
          <w:szCs w:val="24"/>
        </w:rPr>
        <w:t xml:space="preserve">To </w:t>
      </w:r>
      <w:proofErr w:type="gramStart"/>
      <w:r w:rsidRPr="0039400C">
        <w:rPr>
          <w:rFonts w:asciiTheme="majorBidi" w:hAnsiTheme="majorBidi" w:cstheme="majorBidi"/>
          <w:sz w:val="24"/>
          <w:szCs w:val="24"/>
        </w:rPr>
        <w:t>consider also</w:t>
      </w:r>
      <w:proofErr w:type="gramEnd"/>
      <w:r w:rsidRPr="0039400C">
        <w:rPr>
          <w:rFonts w:asciiTheme="majorBidi" w:hAnsiTheme="majorBidi" w:cstheme="majorBidi"/>
          <w:sz w:val="24"/>
          <w:szCs w:val="24"/>
        </w:rPr>
        <w:t xml:space="preserve"> the length of the paths, more complicated models will be applied. The network in the sequence space can be considered as an electrical network. The parameter reflecting relatedness of fragments will be "conductivity" (inverse resistance) between corresponding nodes. According to the laws of resistance:</w:t>
      </w:r>
    </w:p>
    <w:p w14:paraId="24BD8278" w14:textId="77777777" w:rsidR="006B42E2" w:rsidRDefault="006B42E2" w:rsidP="006B42E2">
      <w:pPr>
        <w:ind w:right="-58"/>
        <w:rPr>
          <w:rFonts w:asciiTheme="majorBidi" w:hAnsiTheme="majorBidi" w:cstheme="majorBidi"/>
          <w:sz w:val="24"/>
          <w:szCs w:val="24"/>
        </w:rPr>
      </w:pPr>
      <w:r w:rsidRPr="0039400C">
        <w:rPr>
          <w:rFonts w:asciiTheme="majorBidi" w:hAnsiTheme="majorBidi" w:cstheme="majorBidi"/>
          <w:sz w:val="24"/>
          <w:szCs w:val="24"/>
        </w:rPr>
        <w:t xml:space="preserve"> </w:t>
      </w:r>
      <m:oMath>
        <m:r>
          <w:rPr>
            <w:rFonts w:ascii="Cambria Math" w:hAnsi="Cambria Math" w:cstheme="majorBidi"/>
            <w:sz w:val="24"/>
            <w:szCs w:val="24"/>
          </w:rPr>
          <m:t>R = R1 + R2</m:t>
        </m:r>
      </m:oMath>
      <w:r w:rsidRPr="0039400C">
        <w:rPr>
          <w:rFonts w:asciiTheme="majorBidi" w:hAnsiTheme="majorBidi" w:cstheme="majorBidi"/>
          <w:sz w:val="24"/>
          <w:szCs w:val="24"/>
        </w:rPr>
        <w:t xml:space="preserve"> for series connection of </w:t>
      </w:r>
      <m:oMath>
        <m:r>
          <w:rPr>
            <w:rFonts w:ascii="Cambria Math" w:hAnsi="Cambria Math" w:cstheme="majorBidi"/>
            <w:sz w:val="24"/>
            <w:szCs w:val="24"/>
          </w:rPr>
          <m:t>R1</m:t>
        </m:r>
      </m:oMath>
      <w:r w:rsidRPr="0039400C">
        <w:rPr>
          <w:rFonts w:asciiTheme="majorBidi" w:hAnsiTheme="majorBidi" w:cstheme="majorBidi"/>
          <w:sz w:val="24"/>
          <w:szCs w:val="24"/>
        </w:rPr>
        <w:t xml:space="preserve"> and </w:t>
      </w:r>
      <m:oMath>
        <m:r>
          <w:rPr>
            <w:rFonts w:ascii="Cambria Math" w:hAnsi="Cambria Math" w:cstheme="majorBidi"/>
            <w:sz w:val="24"/>
            <w:szCs w:val="24"/>
          </w:rPr>
          <m:t>R2</m:t>
        </m:r>
      </m:oMath>
      <w:r w:rsidRPr="0039400C">
        <w:rPr>
          <w:rFonts w:asciiTheme="majorBidi" w:hAnsiTheme="majorBidi" w:cstheme="majorBidi"/>
          <w:sz w:val="24"/>
          <w:szCs w:val="24"/>
        </w:rPr>
        <w:t xml:space="preserve">, and </w:t>
      </w:r>
      <m:oMath>
        <m:r>
          <w:rPr>
            <w:rFonts w:ascii="Cambria Math" w:hAnsi="Cambria Math" w:cstheme="majorBidi"/>
            <w:sz w:val="24"/>
            <w:szCs w:val="24"/>
          </w:rPr>
          <m:t>1/R = 1/R1 + 1/R2</m:t>
        </m:r>
      </m:oMath>
      <w:r w:rsidRPr="0039400C">
        <w:rPr>
          <w:rFonts w:asciiTheme="majorBidi" w:hAnsiTheme="majorBidi" w:cstheme="majorBidi"/>
          <w:sz w:val="24"/>
          <w:szCs w:val="24"/>
        </w:rPr>
        <w:t xml:space="preserve"> for parallel connection.</w:t>
      </w:r>
    </w:p>
    <w:p w14:paraId="1542F716" w14:textId="77777777" w:rsidR="006B42E2" w:rsidRPr="0039400C" w:rsidRDefault="006B42E2" w:rsidP="006B42E2">
      <w:pPr>
        <w:ind w:right="-58"/>
        <w:rPr>
          <w:rFonts w:asciiTheme="majorBidi" w:hAnsiTheme="majorBidi" w:cstheme="majorBidi"/>
          <w:sz w:val="24"/>
          <w:szCs w:val="24"/>
        </w:rPr>
      </w:pPr>
      <w:r w:rsidRPr="0039400C">
        <w:rPr>
          <w:rFonts w:asciiTheme="majorBidi" w:hAnsiTheme="majorBidi" w:cstheme="majorBidi"/>
          <w:sz w:val="24"/>
          <w:szCs w:val="24"/>
        </w:rPr>
        <w:t xml:space="preserve"> Thus, this parameter considers both the number of independent pathways and their length, allowing the simple introduction of specific properties of connections.</w:t>
      </w:r>
    </w:p>
    <w:p w14:paraId="450DB107" w14:textId="77777777" w:rsidR="006B42E2" w:rsidRDefault="006B42E2" w:rsidP="006B42E2">
      <w:pPr>
        <w:ind w:right="-58"/>
        <w:rPr>
          <w:rFonts w:asciiTheme="majorBidi" w:hAnsiTheme="majorBidi" w:cstheme="majorBidi"/>
          <w:sz w:val="24"/>
          <w:szCs w:val="24"/>
        </w:rPr>
      </w:pPr>
      <w:r w:rsidRPr="0039400C">
        <w:rPr>
          <w:rFonts w:asciiTheme="majorBidi" w:hAnsiTheme="majorBidi" w:cstheme="majorBidi"/>
          <w:sz w:val="24"/>
          <w:szCs w:val="24"/>
        </w:rPr>
        <w:t>The calculation of the resistance between two points of the network will be carried out as follows, with example in fig 3.</w:t>
      </w:r>
    </w:p>
    <w:p w14:paraId="394D2F90" w14:textId="77777777" w:rsidR="006B42E2" w:rsidRPr="0039400C" w:rsidRDefault="006B42E2" w:rsidP="006B42E2">
      <w:pPr>
        <w:ind w:right="-58"/>
        <w:rPr>
          <w:rFonts w:asciiTheme="majorBidi" w:hAnsiTheme="majorBidi" w:cstheme="majorBidi"/>
          <w:sz w:val="24"/>
          <w:szCs w:val="24"/>
        </w:rPr>
      </w:pPr>
      <w:r w:rsidRPr="0039400C">
        <w:rPr>
          <w:rFonts w:asciiTheme="majorBidi" w:hAnsiTheme="majorBidi" w:cstheme="majorBidi"/>
          <w:sz w:val="24"/>
          <w:szCs w:val="24"/>
        </w:rPr>
        <w:t xml:space="preserve"> The first and the second points (A and D) are considered possessing potentials '0' and '1' respectively. For the network of N (4) nodes and K (5) edges (connections) a linear system of K+N-2 variables will be composed: K – currents through the K edges, and N-2 – potentials at remaining N-2 nodes. </w:t>
      </w:r>
    </w:p>
    <w:p w14:paraId="61266EDE" w14:textId="77777777" w:rsidR="006B42E2" w:rsidRPr="0039400C" w:rsidRDefault="006B42E2" w:rsidP="006B42E2">
      <w:pPr>
        <w:ind w:right="-58"/>
        <w:rPr>
          <w:rFonts w:asciiTheme="majorBidi" w:hAnsiTheme="majorBidi" w:cstheme="majorBidi"/>
          <w:sz w:val="24"/>
          <w:szCs w:val="24"/>
        </w:rPr>
      </w:pPr>
      <w:r w:rsidRPr="0039400C">
        <w:rPr>
          <w:rFonts w:asciiTheme="majorBidi" w:hAnsiTheme="majorBidi" w:cstheme="majorBidi"/>
          <w:sz w:val="24"/>
          <w:szCs w:val="24"/>
        </w:rPr>
        <w:t xml:space="preserve">N-2 equations are composed following Kirchhoff's law, according to which the sum of all currents at every point (excluding two mentioned above) is equal to zero. </w:t>
      </w:r>
    </w:p>
    <w:p w14:paraId="1A782666" w14:textId="77777777" w:rsidR="006B42E2" w:rsidRPr="0039400C" w:rsidRDefault="006B42E2" w:rsidP="006B42E2">
      <w:pPr>
        <w:ind w:right="-58"/>
        <w:jc w:val="center"/>
        <w:rPr>
          <w:rFonts w:asciiTheme="majorBidi" w:hAnsiTheme="majorBidi" w:cstheme="majorBidi"/>
          <w:sz w:val="24"/>
          <w:szCs w:val="24"/>
        </w:rPr>
      </w:pPr>
      <w:proofErr w:type="spellStart"/>
      <w:r w:rsidRPr="0039400C">
        <w:rPr>
          <w:rFonts w:asciiTheme="majorBidi" w:hAnsiTheme="majorBidi" w:cstheme="majorBidi"/>
          <w:sz w:val="24"/>
          <w:szCs w:val="24"/>
        </w:rPr>
        <w:t>i</w:t>
      </w:r>
      <w:r w:rsidRPr="0039400C">
        <w:rPr>
          <w:rFonts w:asciiTheme="majorBidi" w:hAnsiTheme="majorBidi" w:cstheme="majorBidi"/>
          <w:sz w:val="24"/>
          <w:szCs w:val="24"/>
          <w:vertAlign w:val="subscript"/>
        </w:rPr>
        <w:t>AB</w:t>
      </w:r>
      <w:proofErr w:type="spellEnd"/>
      <w:r w:rsidRPr="0039400C">
        <w:rPr>
          <w:rFonts w:asciiTheme="majorBidi" w:hAnsiTheme="majorBidi" w:cstheme="majorBidi"/>
          <w:sz w:val="24"/>
          <w:szCs w:val="24"/>
        </w:rPr>
        <w:t xml:space="preserve"> = </w:t>
      </w:r>
      <w:proofErr w:type="spellStart"/>
      <w:r w:rsidRPr="0039400C">
        <w:rPr>
          <w:rFonts w:asciiTheme="majorBidi" w:hAnsiTheme="majorBidi" w:cstheme="majorBidi"/>
          <w:sz w:val="24"/>
          <w:szCs w:val="24"/>
        </w:rPr>
        <w:t>i</w:t>
      </w:r>
      <w:r w:rsidRPr="0039400C">
        <w:rPr>
          <w:rFonts w:asciiTheme="majorBidi" w:hAnsiTheme="majorBidi" w:cstheme="majorBidi"/>
          <w:sz w:val="24"/>
          <w:szCs w:val="24"/>
          <w:vertAlign w:val="subscript"/>
        </w:rPr>
        <w:t>BC</w:t>
      </w:r>
      <w:proofErr w:type="spellEnd"/>
      <w:r w:rsidRPr="0039400C">
        <w:rPr>
          <w:rFonts w:asciiTheme="majorBidi" w:hAnsiTheme="majorBidi" w:cstheme="majorBidi"/>
          <w:sz w:val="24"/>
          <w:szCs w:val="24"/>
        </w:rPr>
        <w:t xml:space="preserve"> + </w:t>
      </w:r>
      <w:proofErr w:type="spellStart"/>
      <w:r w:rsidRPr="0039400C">
        <w:rPr>
          <w:rFonts w:asciiTheme="majorBidi" w:hAnsiTheme="majorBidi" w:cstheme="majorBidi"/>
          <w:sz w:val="24"/>
          <w:szCs w:val="24"/>
        </w:rPr>
        <w:t>i</w:t>
      </w:r>
      <w:r w:rsidRPr="0039400C">
        <w:rPr>
          <w:rFonts w:asciiTheme="majorBidi" w:hAnsiTheme="majorBidi" w:cstheme="majorBidi"/>
          <w:sz w:val="24"/>
          <w:szCs w:val="24"/>
          <w:vertAlign w:val="subscript"/>
        </w:rPr>
        <w:t>BD</w:t>
      </w:r>
      <w:proofErr w:type="spellEnd"/>
    </w:p>
    <w:p w14:paraId="0E65D22D" w14:textId="77777777" w:rsidR="006B42E2" w:rsidRPr="0039400C" w:rsidRDefault="006B42E2" w:rsidP="006B42E2">
      <w:pPr>
        <w:ind w:right="-58"/>
        <w:jc w:val="center"/>
        <w:rPr>
          <w:rFonts w:asciiTheme="majorBidi" w:hAnsiTheme="majorBidi" w:cstheme="majorBidi"/>
          <w:sz w:val="24"/>
          <w:szCs w:val="24"/>
        </w:rPr>
      </w:pPr>
      <w:proofErr w:type="spellStart"/>
      <w:r w:rsidRPr="0039400C">
        <w:rPr>
          <w:rFonts w:asciiTheme="majorBidi" w:hAnsiTheme="majorBidi" w:cstheme="majorBidi"/>
          <w:sz w:val="24"/>
          <w:szCs w:val="24"/>
        </w:rPr>
        <w:t>i</w:t>
      </w:r>
      <w:r w:rsidRPr="0039400C">
        <w:rPr>
          <w:rFonts w:asciiTheme="majorBidi" w:hAnsiTheme="majorBidi" w:cstheme="majorBidi"/>
          <w:sz w:val="24"/>
          <w:szCs w:val="24"/>
          <w:vertAlign w:val="subscript"/>
        </w:rPr>
        <w:t>AC</w:t>
      </w:r>
      <w:proofErr w:type="spellEnd"/>
      <w:r w:rsidRPr="0039400C">
        <w:rPr>
          <w:rFonts w:asciiTheme="majorBidi" w:hAnsiTheme="majorBidi" w:cstheme="majorBidi"/>
          <w:sz w:val="24"/>
          <w:szCs w:val="24"/>
        </w:rPr>
        <w:t xml:space="preserve"> = </w:t>
      </w:r>
      <w:proofErr w:type="spellStart"/>
      <w:r w:rsidRPr="0039400C">
        <w:rPr>
          <w:rFonts w:asciiTheme="majorBidi" w:hAnsiTheme="majorBidi" w:cstheme="majorBidi"/>
          <w:sz w:val="24"/>
          <w:szCs w:val="24"/>
        </w:rPr>
        <w:t>i</w:t>
      </w:r>
      <w:r w:rsidRPr="0039400C">
        <w:rPr>
          <w:rFonts w:asciiTheme="majorBidi" w:hAnsiTheme="majorBidi" w:cstheme="majorBidi"/>
          <w:sz w:val="24"/>
          <w:szCs w:val="24"/>
          <w:vertAlign w:val="subscript"/>
        </w:rPr>
        <w:t>CD</w:t>
      </w:r>
      <w:proofErr w:type="spellEnd"/>
      <w:r w:rsidRPr="0039400C">
        <w:rPr>
          <w:rFonts w:asciiTheme="majorBidi" w:hAnsiTheme="majorBidi" w:cstheme="majorBidi"/>
          <w:sz w:val="24"/>
          <w:szCs w:val="24"/>
        </w:rPr>
        <w:t xml:space="preserve"> - </w:t>
      </w:r>
      <w:proofErr w:type="spellStart"/>
      <w:r w:rsidRPr="0039400C">
        <w:rPr>
          <w:rFonts w:asciiTheme="majorBidi" w:hAnsiTheme="majorBidi" w:cstheme="majorBidi"/>
          <w:sz w:val="24"/>
          <w:szCs w:val="24"/>
        </w:rPr>
        <w:t>i</w:t>
      </w:r>
      <w:r w:rsidRPr="0039400C">
        <w:rPr>
          <w:rFonts w:asciiTheme="majorBidi" w:hAnsiTheme="majorBidi" w:cstheme="majorBidi"/>
          <w:sz w:val="24"/>
          <w:szCs w:val="24"/>
          <w:vertAlign w:val="subscript"/>
        </w:rPr>
        <w:t>BC</w:t>
      </w:r>
      <w:proofErr w:type="spellEnd"/>
    </w:p>
    <w:p w14:paraId="733CC7E2" w14:textId="77777777" w:rsidR="006B42E2" w:rsidRPr="0039400C" w:rsidRDefault="006B42E2" w:rsidP="006B42E2">
      <w:pPr>
        <w:ind w:right="-58"/>
        <w:rPr>
          <w:rFonts w:asciiTheme="majorBidi" w:hAnsiTheme="majorBidi" w:cstheme="majorBidi"/>
          <w:sz w:val="24"/>
          <w:szCs w:val="24"/>
        </w:rPr>
      </w:pPr>
      <w:r w:rsidRPr="0039400C">
        <w:rPr>
          <w:rFonts w:asciiTheme="majorBidi" w:hAnsiTheme="majorBidi" w:cstheme="majorBidi"/>
          <w:sz w:val="24"/>
          <w:szCs w:val="24"/>
        </w:rPr>
        <w:t xml:space="preserve">Other K equations are obtained from the Ohm's law </w:t>
      </w:r>
      <w:proofErr w:type="spellStart"/>
      <w:r w:rsidRPr="0039400C">
        <w:rPr>
          <w:rFonts w:asciiTheme="majorBidi" w:hAnsiTheme="majorBidi" w:cstheme="majorBidi"/>
          <w:sz w:val="24"/>
          <w:szCs w:val="24"/>
        </w:rPr>
        <w:t>U</w:t>
      </w:r>
      <w:r w:rsidRPr="0039400C">
        <w:rPr>
          <w:rFonts w:asciiTheme="majorBidi" w:hAnsiTheme="majorBidi" w:cstheme="majorBidi"/>
          <w:sz w:val="24"/>
          <w:szCs w:val="24"/>
          <w:vertAlign w:val="subscript"/>
        </w:rPr>
        <w:t>j</w:t>
      </w:r>
      <w:proofErr w:type="spellEnd"/>
      <w:r w:rsidRPr="0039400C">
        <w:rPr>
          <w:rFonts w:asciiTheme="majorBidi" w:hAnsiTheme="majorBidi" w:cstheme="majorBidi"/>
          <w:sz w:val="24"/>
          <w:szCs w:val="24"/>
        </w:rPr>
        <w:t>–U</w:t>
      </w:r>
      <w:r w:rsidRPr="0039400C">
        <w:rPr>
          <w:rFonts w:asciiTheme="majorBidi" w:hAnsiTheme="majorBidi" w:cstheme="majorBidi"/>
          <w:sz w:val="24"/>
          <w:szCs w:val="24"/>
          <w:vertAlign w:val="subscript"/>
        </w:rPr>
        <w:t>i</w:t>
      </w:r>
      <w:r w:rsidRPr="0039400C">
        <w:rPr>
          <w:rFonts w:asciiTheme="majorBidi" w:hAnsiTheme="majorBidi" w:cstheme="majorBidi"/>
          <w:sz w:val="24"/>
          <w:szCs w:val="24"/>
        </w:rPr>
        <w:t xml:space="preserve"> = </w:t>
      </w:r>
      <w:proofErr w:type="spellStart"/>
      <w:r w:rsidRPr="0039400C">
        <w:rPr>
          <w:rFonts w:asciiTheme="majorBidi" w:hAnsiTheme="majorBidi" w:cstheme="majorBidi"/>
          <w:sz w:val="24"/>
          <w:szCs w:val="24"/>
        </w:rPr>
        <w:t>U</w:t>
      </w:r>
      <w:r w:rsidRPr="0039400C">
        <w:rPr>
          <w:rFonts w:asciiTheme="majorBidi" w:hAnsiTheme="majorBidi" w:cstheme="majorBidi"/>
          <w:sz w:val="24"/>
          <w:szCs w:val="24"/>
          <w:vertAlign w:val="subscript"/>
        </w:rPr>
        <w:t>ij</w:t>
      </w:r>
      <w:proofErr w:type="spellEnd"/>
      <w:r w:rsidRPr="0039400C">
        <w:rPr>
          <w:rFonts w:asciiTheme="majorBidi" w:hAnsiTheme="majorBidi" w:cstheme="majorBidi"/>
          <w:sz w:val="24"/>
          <w:szCs w:val="24"/>
        </w:rPr>
        <w:t>*</w:t>
      </w:r>
      <w:proofErr w:type="spellStart"/>
      <w:r w:rsidRPr="0039400C">
        <w:rPr>
          <w:rFonts w:asciiTheme="majorBidi" w:hAnsiTheme="majorBidi" w:cstheme="majorBidi"/>
          <w:sz w:val="24"/>
          <w:szCs w:val="24"/>
        </w:rPr>
        <w:t>R</w:t>
      </w:r>
      <w:r w:rsidRPr="0039400C">
        <w:rPr>
          <w:rFonts w:asciiTheme="majorBidi" w:hAnsiTheme="majorBidi" w:cstheme="majorBidi"/>
          <w:sz w:val="24"/>
          <w:szCs w:val="24"/>
          <w:vertAlign w:val="subscript"/>
        </w:rPr>
        <w:t>ij</w:t>
      </w:r>
      <w:proofErr w:type="spellEnd"/>
      <w:r w:rsidRPr="0039400C">
        <w:rPr>
          <w:rFonts w:asciiTheme="majorBidi" w:hAnsiTheme="majorBidi" w:cstheme="majorBidi"/>
          <w:sz w:val="24"/>
          <w:szCs w:val="24"/>
        </w:rPr>
        <w:t xml:space="preserve">, where </w:t>
      </w:r>
      <w:proofErr w:type="spellStart"/>
      <w:r w:rsidRPr="0039400C">
        <w:rPr>
          <w:rFonts w:asciiTheme="majorBidi" w:hAnsiTheme="majorBidi" w:cstheme="majorBidi"/>
          <w:sz w:val="24"/>
          <w:szCs w:val="24"/>
        </w:rPr>
        <w:t>U</w:t>
      </w:r>
      <w:r w:rsidRPr="0039400C">
        <w:rPr>
          <w:rFonts w:asciiTheme="majorBidi" w:hAnsiTheme="majorBidi" w:cstheme="majorBidi"/>
          <w:sz w:val="24"/>
          <w:szCs w:val="24"/>
          <w:vertAlign w:val="subscript"/>
        </w:rPr>
        <w:t>j</w:t>
      </w:r>
      <w:proofErr w:type="spellEnd"/>
      <w:r w:rsidRPr="0039400C">
        <w:rPr>
          <w:rFonts w:asciiTheme="majorBidi" w:hAnsiTheme="majorBidi" w:cstheme="majorBidi"/>
          <w:sz w:val="24"/>
          <w:szCs w:val="24"/>
        </w:rPr>
        <w:t xml:space="preserve"> and U</w:t>
      </w:r>
      <w:r w:rsidRPr="0039400C">
        <w:rPr>
          <w:rFonts w:asciiTheme="majorBidi" w:hAnsiTheme="majorBidi" w:cstheme="majorBidi"/>
          <w:sz w:val="24"/>
          <w:szCs w:val="24"/>
          <w:vertAlign w:val="subscript"/>
        </w:rPr>
        <w:t>i</w:t>
      </w:r>
      <w:r w:rsidRPr="0039400C">
        <w:rPr>
          <w:rFonts w:asciiTheme="majorBidi" w:hAnsiTheme="majorBidi" w:cstheme="majorBidi"/>
          <w:sz w:val="24"/>
          <w:szCs w:val="24"/>
        </w:rPr>
        <w:t xml:space="preserve"> are potentials at nodes </w:t>
      </w:r>
      <w:proofErr w:type="spellStart"/>
      <w:r w:rsidRPr="0039400C">
        <w:rPr>
          <w:rFonts w:asciiTheme="majorBidi" w:hAnsiTheme="majorBidi" w:cstheme="majorBidi"/>
          <w:sz w:val="24"/>
          <w:szCs w:val="24"/>
        </w:rPr>
        <w:t>i</w:t>
      </w:r>
      <w:proofErr w:type="spellEnd"/>
      <w:r w:rsidRPr="0039400C">
        <w:rPr>
          <w:rFonts w:asciiTheme="majorBidi" w:hAnsiTheme="majorBidi" w:cstheme="majorBidi"/>
          <w:sz w:val="24"/>
          <w:szCs w:val="24"/>
        </w:rPr>
        <w:t xml:space="preserve"> and j, and </w:t>
      </w:r>
      <w:proofErr w:type="spellStart"/>
      <w:r w:rsidRPr="0039400C">
        <w:rPr>
          <w:rFonts w:asciiTheme="majorBidi" w:hAnsiTheme="majorBidi" w:cstheme="majorBidi"/>
          <w:sz w:val="24"/>
          <w:szCs w:val="24"/>
        </w:rPr>
        <w:t>Iij</w:t>
      </w:r>
      <w:proofErr w:type="spellEnd"/>
      <w:r w:rsidRPr="0039400C">
        <w:rPr>
          <w:rFonts w:asciiTheme="majorBidi" w:hAnsiTheme="majorBidi" w:cstheme="majorBidi"/>
          <w:sz w:val="24"/>
          <w:szCs w:val="24"/>
        </w:rPr>
        <w:t xml:space="preserve"> and </w:t>
      </w:r>
      <w:proofErr w:type="spellStart"/>
      <w:r w:rsidRPr="0039400C">
        <w:rPr>
          <w:rFonts w:asciiTheme="majorBidi" w:hAnsiTheme="majorBidi" w:cstheme="majorBidi"/>
          <w:sz w:val="24"/>
          <w:szCs w:val="24"/>
        </w:rPr>
        <w:t>Rij</w:t>
      </w:r>
      <w:proofErr w:type="spellEnd"/>
      <w:r w:rsidRPr="0039400C">
        <w:rPr>
          <w:rFonts w:asciiTheme="majorBidi" w:hAnsiTheme="majorBidi" w:cstheme="majorBidi"/>
          <w:sz w:val="24"/>
          <w:szCs w:val="24"/>
        </w:rPr>
        <w:t xml:space="preserve"> are current and resistance between these nodes, respectively. </w:t>
      </w:r>
    </w:p>
    <w:p w14:paraId="7DCD2A80" w14:textId="77777777" w:rsidR="006B42E2" w:rsidRPr="0039400C" w:rsidRDefault="006B42E2" w:rsidP="006B42E2">
      <w:pPr>
        <w:ind w:right="-58"/>
        <w:rPr>
          <w:rFonts w:asciiTheme="majorBidi" w:hAnsiTheme="majorBidi" w:cstheme="majorBidi"/>
          <w:sz w:val="24"/>
          <w:szCs w:val="24"/>
        </w:rPr>
      </w:pPr>
    </w:p>
    <w:p w14:paraId="42E46503" w14:textId="77777777" w:rsidR="006B42E2" w:rsidRPr="0039400C" w:rsidRDefault="006B42E2" w:rsidP="006B42E2">
      <w:pPr>
        <w:ind w:right="-58"/>
        <w:jc w:val="center"/>
        <w:rPr>
          <w:rFonts w:asciiTheme="majorBidi" w:hAnsiTheme="majorBidi" w:cstheme="majorBidi"/>
          <w:sz w:val="24"/>
          <w:szCs w:val="24"/>
        </w:rPr>
      </w:pPr>
      <w:r w:rsidRPr="0039400C">
        <w:rPr>
          <w:rFonts w:asciiTheme="majorBidi" w:hAnsiTheme="majorBidi" w:cstheme="majorBidi"/>
          <w:sz w:val="24"/>
          <w:szCs w:val="24"/>
        </w:rPr>
        <w:t>U</w:t>
      </w:r>
      <w:r w:rsidRPr="0039400C">
        <w:rPr>
          <w:rFonts w:asciiTheme="majorBidi" w:hAnsiTheme="majorBidi" w:cstheme="majorBidi"/>
          <w:sz w:val="24"/>
          <w:szCs w:val="24"/>
          <w:vertAlign w:val="subscript"/>
        </w:rPr>
        <w:t>A</w:t>
      </w:r>
      <w:r w:rsidRPr="0039400C">
        <w:rPr>
          <w:rFonts w:asciiTheme="majorBidi" w:hAnsiTheme="majorBidi" w:cstheme="majorBidi"/>
          <w:sz w:val="24"/>
          <w:szCs w:val="24"/>
        </w:rPr>
        <w:t xml:space="preserve"> = 0</w:t>
      </w:r>
    </w:p>
    <w:p w14:paraId="4F040F50" w14:textId="77777777" w:rsidR="006B42E2" w:rsidRPr="0039400C" w:rsidRDefault="006B42E2" w:rsidP="006B42E2">
      <w:pPr>
        <w:ind w:right="-58"/>
        <w:jc w:val="center"/>
        <w:rPr>
          <w:rFonts w:asciiTheme="majorBidi" w:hAnsiTheme="majorBidi" w:cstheme="majorBidi"/>
          <w:sz w:val="24"/>
          <w:szCs w:val="24"/>
        </w:rPr>
      </w:pPr>
      <w:r w:rsidRPr="0039400C">
        <w:rPr>
          <w:rFonts w:asciiTheme="majorBidi" w:hAnsiTheme="majorBidi" w:cstheme="majorBidi"/>
          <w:sz w:val="24"/>
          <w:szCs w:val="24"/>
        </w:rPr>
        <w:t>U</w:t>
      </w:r>
      <w:r w:rsidRPr="0039400C">
        <w:rPr>
          <w:rFonts w:asciiTheme="majorBidi" w:hAnsiTheme="majorBidi" w:cstheme="majorBidi"/>
          <w:sz w:val="24"/>
          <w:szCs w:val="24"/>
          <w:vertAlign w:val="subscript"/>
        </w:rPr>
        <w:t>D</w:t>
      </w:r>
      <w:r w:rsidRPr="0039400C">
        <w:rPr>
          <w:rFonts w:asciiTheme="majorBidi" w:hAnsiTheme="majorBidi" w:cstheme="majorBidi"/>
          <w:sz w:val="24"/>
          <w:szCs w:val="24"/>
        </w:rPr>
        <w:t xml:space="preserve"> = 1</w:t>
      </w:r>
    </w:p>
    <w:p w14:paraId="69CC4720" w14:textId="77777777" w:rsidR="006B42E2" w:rsidRPr="0039400C" w:rsidRDefault="006B42E2" w:rsidP="006B42E2">
      <w:pPr>
        <w:ind w:right="-58"/>
        <w:jc w:val="center"/>
        <w:rPr>
          <w:rFonts w:asciiTheme="majorBidi" w:hAnsiTheme="majorBidi" w:cstheme="majorBidi"/>
          <w:sz w:val="24"/>
          <w:szCs w:val="24"/>
        </w:rPr>
      </w:pPr>
      <w:proofErr w:type="spellStart"/>
      <w:r w:rsidRPr="0039400C">
        <w:rPr>
          <w:rFonts w:asciiTheme="majorBidi" w:hAnsiTheme="majorBidi" w:cstheme="majorBidi"/>
          <w:sz w:val="24"/>
          <w:szCs w:val="24"/>
        </w:rPr>
        <w:t>i</w:t>
      </w:r>
      <w:r w:rsidRPr="0039400C">
        <w:rPr>
          <w:rFonts w:asciiTheme="majorBidi" w:hAnsiTheme="majorBidi" w:cstheme="majorBidi"/>
          <w:sz w:val="24"/>
          <w:szCs w:val="24"/>
          <w:vertAlign w:val="subscript"/>
        </w:rPr>
        <w:t>AB</w:t>
      </w:r>
      <w:proofErr w:type="spellEnd"/>
      <w:r w:rsidRPr="0039400C">
        <w:rPr>
          <w:rFonts w:asciiTheme="majorBidi" w:hAnsiTheme="majorBidi" w:cstheme="majorBidi"/>
          <w:sz w:val="24"/>
          <w:szCs w:val="24"/>
        </w:rPr>
        <w:t xml:space="preserve"> = R1*(U</w:t>
      </w:r>
      <w:r w:rsidRPr="0039400C">
        <w:rPr>
          <w:rFonts w:asciiTheme="majorBidi" w:hAnsiTheme="majorBidi" w:cstheme="majorBidi"/>
          <w:sz w:val="24"/>
          <w:szCs w:val="24"/>
          <w:vertAlign w:val="subscript"/>
        </w:rPr>
        <w:t>B</w:t>
      </w:r>
      <w:r w:rsidRPr="0039400C">
        <w:rPr>
          <w:rFonts w:asciiTheme="majorBidi" w:hAnsiTheme="majorBidi" w:cstheme="majorBidi"/>
          <w:sz w:val="24"/>
          <w:szCs w:val="24"/>
        </w:rPr>
        <w:t>-U</w:t>
      </w:r>
      <w:r w:rsidRPr="0039400C">
        <w:rPr>
          <w:rFonts w:asciiTheme="majorBidi" w:hAnsiTheme="majorBidi" w:cstheme="majorBidi"/>
          <w:sz w:val="24"/>
          <w:szCs w:val="24"/>
          <w:vertAlign w:val="subscript"/>
        </w:rPr>
        <w:t>A</w:t>
      </w:r>
      <w:r w:rsidRPr="0039400C">
        <w:rPr>
          <w:rFonts w:asciiTheme="majorBidi" w:hAnsiTheme="majorBidi" w:cstheme="majorBidi"/>
          <w:sz w:val="24"/>
          <w:szCs w:val="24"/>
        </w:rPr>
        <w:t>)</w:t>
      </w:r>
    </w:p>
    <w:p w14:paraId="5CD19960" w14:textId="77777777" w:rsidR="006B42E2" w:rsidRPr="0039400C" w:rsidRDefault="006B42E2" w:rsidP="006B42E2">
      <w:pPr>
        <w:ind w:right="-58"/>
        <w:jc w:val="center"/>
        <w:rPr>
          <w:rFonts w:asciiTheme="majorBidi" w:hAnsiTheme="majorBidi" w:cstheme="majorBidi"/>
          <w:sz w:val="24"/>
          <w:szCs w:val="24"/>
        </w:rPr>
      </w:pPr>
      <w:proofErr w:type="spellStart"/>
      <w:r w:rsidRPr="0039400C">
        <w:rPr>
          <w:rFonts w:asciiTheme="majorBidi" w:hAnsiTheme="majorBidi" w:cstheme="majorBidi"/>
          <w:sz w:val="24"/>
          <w:szCs w:val="24"/>
        </w:rPr>
        <w:t>i</w:t>
      </w:r>
      <w:r w:rsidRPr="0039400C">
        <w:rPr>
          <w:rFonts w:asciiTheme="majorBidi" w:hAnsiTheme="majorBidi" w:cstheme="majorBidi"/>
          <w:sz w:val="24"/>
          <w:szCs w:val="24"/>
          <w:vertAlign w:val="subscript"/>
        </w:rPr>
        <w:t>AC</w:t>
      </w:r>
      <w:proofErr w:type="spellEnd"/>
      <w:r w:rsidRPr="0039400C">
        <w:rPr>
          <w:rFonts w:asciiTheme="majorBidi" w:hAnsiTheme="majorBidi" w:cstheme="majorBidi"/>
          <w:sz w:val="24"/>
          <w:szCs w:val="24"/>
        </w:rPr>
        <w:t xml:space="preserve"> = R2*(U</w:t>
      </w:r>
      <w:r w:rsidRPr="0039400C">
        <w:rPr>
          <w:rFonts w:asciiTheme="majorBidi" w:hAnsiTheme="majorBidi" w:cstheme="majorBidi"/>
          <w:sz w:val="24"/>
          <w:szCs w:val="24"/>
          <w:vertAlign w:val="subscript"/>
        </w:rPr>
        <w:t>C</w:t>
      </w:r>
      <w:r w:rsidRPr="0039400C">
        <w:rPr>
          <w:rFonts w:asciiTheme="majorBidi" w:hAnsiTheme="majorBidi" w:cstheme="majorBidi"/>
          <w:sz w:val="24"/>
          <w:szCs w:val="24"/>
        </w:rPr>
        <w:t>-U</w:t>
      </w:r>
      <w:r w:rsidRPr="0039400C">
        <w:rPr>
          <w:rFonts w:asciiTheme="majorBidi" w:hAnsiTheme="majorBidi" w:cstheme="majorBidi"/>
          <w:sz w:val="24"/>
          <w:szCs w:val="24"/>
          <w:vertAlign w:val="subscript"/>
        </w:rPr>
        <w:t>A</w:t>
      </w:r>
      <w:r w:rsidRPr="0039400C">
        <w:rPr>
          <w:rFonts w:asciiTheme="majorBidi" w:hAnsiTheme="majorBidi" w:cstheme="majorBidi"/>
          <w:sz w:val="24"/>
          <w:szCs w:val="24"/>
        </w:rPr>
        <w:t>)</w:t>
      </w:r>
    </w:p>
    <w:p w14:paraId="6FF5D04A" w14:textId="77777777" w:rsidR="006B42E2" w:rsidRPr="0039400C" w:rsidRDefault="006B42E2" w:rsidP="006B42E2">
      <w:pPr>
        <w:ind w:right="-58"/>
        <w:jc w:val="center"/>
        <w:rPr>
          <w:rFonts w:asciiTheme="majorBidi" w:hAnsiTheme="majorBidi" w:cstheme="majorBidi"/>
          <w:sz w:val="24"/>
          <w:szCs w:val="24"/>
        </w:rPr>
      </w:pPr>
      <w:proofErr w:type="spellStart"/>
      <w:r w:rsidRPr="0039400C">
        <w:rPr>
          <w:rFonts w:asciiTheme="majorBidi" w:hAnsiTheme="majorBidi" w:cstheme="majorBidi"/>
          <w:sz w:val="24"/>
          <w:szCs w:val="24"/>
        </w:rPr>
        <w:t>i</w:t>
      </w:r>
      <w:r w:rsidRPr="0039400C">
        <w:rPr>
          <w:rFonts w:asciiTheme="majorBidi" w:hAnsiTheme="majorBidi" w:cstheme="majorBidi"/>
          <w:sz w:val="24"/>
          <w:szCs w:val="24"/>
          <w:vertAlign w:val="subscript"/>
        </w:rPr>
        <w:t>BC</w:t>
      </w:r>
      <w:proofErr w:type="spellEnd"/>
      <w:r w:rsidRPr="0039400C">
        <w:rPr>
          <w:rFonts w:asciiTheme="majorBidi" w:hAnsiTheme="majorBidi" w:cstheme="majorBidi"/>
          <w:sz w:val="24"/>
          <w:szCs w:val="24"/>
        </w:rPr>
        <w:t xml:space="preserve"> = R3*(U</w:t>
      </w:r>
      <w:r w:rsidRPr="0039400C">
        <w:rPr>
          <w:rFonts w:asciiTheme="majorBidi" w:hAnsiTheme="majorBidi" w:cstheme="majorBidi"/>
          <w:sz w:val="24"/>
          <w:szCs w:val="24"/>
          <w:vertAlign w:val="subscript"/>
        </w:rPr>
        <w:t>C</w:t>
      </w:r>
      <w:r w:rsidRPr="0039400C">
        <w:rPr>
          <w:rFonts w:asciiTheme="majorBidi" w:hAnsiTheme="majorBidi" w:cstheme="majorBidi"/>
          <w:sz w:val="24"/>
          <w:szCs w:val="24"/>
        </w:rPr>
        <w:t>-U</w:t>
      </w:r>
      <w:r w:rsidRPr="0039400C">
        <w:rPr>
          <w:rFonts w:asciiTheme="majorBidi" w:hAnsiTheme="majorBidi" w:cstheme="majorBidi"/>
          <w:sz w:val="24"/>
          <w:szCs w:val="24"/>
          <w:vertAlign w:val="subscript"/>
        </w:rPr>
        <w:t>B</w:t>
      </w:r>
      <w:r w:rsidRPr="0039400C">
        <w:rPr>
          <w:rFonts w:asciiTheme="majorBidi" w:hAnsiTheme="majorBidi" w:cstheme="majorBidi"/>
          <w:sz w:val="24"/>
          <w:szCs w:val="24"/>
        </w:rPr>
        <w:t>)</w:t>
      </w:r>
    </w:p>
    <w:p w14:paraId="44448D9C" w14:textId="77777777" w:rsidR="006B42E2" w:rsidRPr="0039400C" w:rsidRDefault="006B42E2" w:rsidP="006B42E2">
      <w:pPr>
        <w:ind w:right="-58"/>
        <w:jc w:val="center"/>
        <w:rPr>
          <w:rFonts w:asciiTheme="majorBidi" w:hAnsiTheme="majorBidi" w:cstheme="majorBidi"/>
          <w:sz w:val="24"/>
          <w:szCs w:val="24"/>
        </w:rPr>
      </w:pPr>
      <w:proofErr w:type="spellStart"/>
      <w:r w:rsidRPr="0039400C">
        <w:rPr>
          <w:rFonts w:asciiTheme="majorBidi" w:hAnsiTheme="majorBidi" w:cstheme="majorBidi"/>
          <w:sz w:val="24"/>
          <w:szCs w:val="24"/>
        </w:rPr>
        <w:t>i</w:t>
      </w:r>
      <w:r w:rsidRPr="0039400C">
        <w:rPr>
          <w:rFonts w:asciiTheme="majorBidi" w:hAnsiTheme="majorBidi" w:cstheme="majorBidi"/>
          <w:sz w:val="24"/>
          <w:szCs w:val="24"/>
          <w:vertAlign w:val="subscript"/>
        </w:rPr>
        <w:t>BD</w:t>
      </w:r>
      <w:proofErr w:type="spellEnd"/>
      <w:r w:rsidRPr="0039400C">
        <w:rPr>
          <w:rFonts w:asciiTheme="majorBidi" w:hAnsiTheme="majorBidi" w:cstheme="majorBidi"/>
          <w:sz w:val="24"/>
          <w:szCs w:val="24"/>
        </w:rPr>
        <w:t xml:space="preserve"> = R4*(U</w:t>
      </w:r>
      <w:r w:rsidRPr="0039400C">
        <w:rPr>
          <w:rFonts w:asciiTheme="majorBidi" w:hAnsiTheme="majorBidi" w:cstheme="majorBidi"/>
          <w:sz w:val="24"/>
          <w:szCs w:val="24"/>
          <w:vertAlign w:val="subscript"/>
        </w:rPr>
        <w:t>D</w:t>
      </w:r>
      <w:r w:rsidRPr="0039400C">
        <w:rPr>
          <w:rFonts w:asciiTheme="majorBidi" w:hAnsiTheme="majorBidi" w:cstheme="majorBidi"/>
          <w:sz w:val="24"/>
          <w:szCs w:val="24"/>
        </w:rPr>
        <w:t>-U</w:t>
      </w:r>
      <w:r w:rsidRPr="0039400C">
        <w:rPr>
          <w:rFonts w:asciiTheme="majorBidi" w:hAnsiTheme="majorBidi" w:cstheme="majorBidi"/>
          <w:sz w:val="24"/>
          <w:szCs w:val="24"/>
          <w:vertAlign w:val="subscript"/>
        </w:rPr>
        <w:t>B</w:t>
      </w:r>
      <w:r w:rsidRPr="0039400C">
        <w:rPr>
          <w:rFonts w:asciiTheme="majorBidi" w:hAnsiTheme="majorBidi" w:cstheme="majorBidi"/>
          <w:sz w:val="24"/>
          <w:szCs w:val="24"/>
        </w:rPr>
        <w:t>)</w:t>
      </w:r>
    </w:p>
    <w:p w14:paraId="14F974B6" w14:textId="77777777" w:rsidR="006B42E2" w:rsidRPr="0039400C" w:rsidRDefault="006B42E2" w:rsidP="006B42E2">
      <w:pPr>
        <w:ind w:right="-58"/>
        <w:jc w:val="center"/>
        <w:rPr>
          <w:rFonts w:asciiTheme="majorBidi" w:hAnsiTheme="majorBidi" w:cstheme="majorBidi"/>
          <w:sz w:val="24"/>
          <w:szCs w:val="24"/>
        </w:rPr>
      </w:pPr>
      <w:proofErr w:type="spellStart"/>
      <w:r w:rsidRPr="0039400C">
        <w:rPr>
          <w:rFonts w:asciiTheme="majorBidi" w:hAnsiTheme="majorBidi" w:cstheme="majorBidi"/>
          <w:sz w:val="24"/>
          <w:szCs w:val="24"/>
        </w:rPr>
        <w:t>i</w:t>
      </w:r>
      <w:r w:rsidRPr="0039400C">
        <w:rPr>
          <w:rFonts w:asciiTheme="majorBidi" w:hAnsiTheme="majorBidi" w:cstheme="majorBidi"/>
          <w:sz w:val="24"/>
          <w:szCs w:val="24"/>
          <w:vertAlign w:val="subscript"/>
        </w:rPr>
        <w:t>CD</w:t>
      </w:r>
      <w:proofErr w:type="spellEnd"/>
      <w:r w:rsidRPr="0039400C">
        <w:rPr>
          <w:rFonts w:asciiTheme="majorBidi" w:hAnsiTheme="majorBidi" w:cstheme="majorBidi"/>
          <w:sz w:val="24"/>
          <w:szCs w:val="24"/>
        </w:rPr>
        <w:t xml:space="preserve"> = R5*(U</w:t>
      </w:r>
      <w:r w:rsidRPr="0039400C">
        <w:rPr>
          <w:rFonts w:asciiTheme="majorBidi" w:hAnsiTheme="majorBidi" w:cstheme="majorBidi"/>
          <w:sz w:val="24"/>
          <w:szCs w:val="24"/>
          <w:vertAlign w:val="subscript"/>
        </w:rPr>
        <w:t>D</w:t>
      </w:r>
      <w:r w:rsidRPr="0039400C">
        <w:rPr>
          <w:rFonts w:asciiTheme="majorBidi" w:hAnsiTheme="majorBidi" w:cstheme="majorBidi"/>
          <w:sz w:val="24"/>
          <w:szCs w:val="24"/>
        </w:rPr>
        <w:t>-U</w:t>
      </w:r>
      <w:r w:rsidRPr="0039400C">
        <w:rPr>
          <w:rFonts w:asciiTheme="majorBidi" w:hAnsiTheme="majorBidi" w:cstheme="majorBidi"/>
          <w:sz w:val="24"/>
          <w:szCs w:val="24"/>
          <w:vertAlign w:val="subscript"/>
        </w:rPr>
        <w:t>C</w:t>
      </w:r>
      <w:r w:rsidRPr="0039400C">
        <w:rPr>
          <w:rFonts w:asciiTheme="majorBidi" w:hAnsiTheme="majorBidi" w:cstheme="majorBidi"/>
          <w:sz w:val="24"/>
          <w:szCs w:val="24"/>
        </w:rPr>
        <w:t>)</w:t>
      </w:r>
    </w:p>
    <w:p w14:paraId="40FF3831" w14:textId="77777777" w:rsidR="006B42E2" w:rsidRPr="0039400C" w:rsidRDefault="006B42E2" w:rsidP="006B42E2">
      <w:pPr>
        <w:ind w:right="-58"/>
        <w:jc w:val="center"/>
        <w:rPr>
          <w:rFonts w:asciiTheme="majorBidi" w:hAnsiTheme="majorBidi" w:cstheme="majorBidi"/>
          <w:sz w:val="24"/>
          <w:szCs w:val="24"/>
        </w:rPr>
      </w:pPr>
    </w:p>
    <w:p w14:paraId="1A1B93FC" w14:textId="77777777" w:rsidR="006B42E2" w:rsidRDefault="006B42E2" w:rsidP="006B42E2">
      <w:pPr>
        <w:ind w:right="-58"/>
        <w:rPr>
          <w:rFonts w:asciiTheme="majorBidi" w:hAnsiTheme="majorBidi" w:cstheme="majorBidi"/>
          <w:sz w:val="24"/>
          <w:szCs w:val="24"/>
        </w:rPr>
      </w:pPr>
      <w:r w:rsidRPr="0039400C">
        <w:rPr>
          <w:rFonts w:asciiTheme="majorBidi" w:hAnsiTheme="majorBidi" w:cstheme="majorBidi"/>
          <w:sz w:val="24"/>
          <w:szCs w:val="24"/>
        </w:rPr>
        <w:t xml:space="preserve">From this system one can find a total current </w:t>
      </w:r>
      <w:proofErr w:type="spellStart"/>
      <w:r w:rsidRPr="0039400C">
        <w:rPr>
          <w:rFonts w:asciiTheme="majorBidi" w:hAnsiTheme="majorBidi" w:cstheme="majorBidi"/>
          <w:sz w:val="24"/>
          <w:szCs w:val="24"/>
        </w:rPr>
        <w:t>i</w:t>
      </w:r>
      <w:proofErr w:type="spellEnd"/>
      <w:r w:rsidRPr="0039400C">
        <w:rPr>
          <w:rFonts w:asciiTheme="majorBidi" w:hAnsiTheme="majorBidi" w:cstheme="majorBidi"/>
          <w:sz w:val="24"/>
          <w:szCs w:val="24"/>
        </w:rPr>
        <w:t>, and total resistance 1/</w:t>
      </w:r>
      <w:proofErr w:type="spellStart"/>
      <w:r w:rsidRPr="0039400C">
        <w:rPr>
          <w:rFonts w:asciiTheme="majorBidi" w:hAnsiTheme="majorBidi" w:cstheme="majorBidi"/>
          <w:sz w:val="24"/>
          <w:szCs w:val="24"/>
        </w:rPr>
        <w:t>i</w:t>
      </w:r>
      <w:proofErr w:type="spellEnd"/>
      <w:r w:rsidRPr="0039400C">
        <w:rPr>
          <w:rFonts w:asciiTheme="majorBidi" w:hAnsiTheme="majorBidi" w:cstheme="majorBidi"/>
          <w:sz w:val="24"/>
          <w:szCs w:val="24"/>
        </w:rPr>
        <w:t xml:space="preserve"> (since total difference of potentials is equal to '1'). The values of parameters </w:t>
      </w:r>
      <w:proofErr w:type="spellStart"/>
      <w:r w:rsidRPr="0039400C">
        <w:rPr>
          <w:rFonts w:asciiTheme="majorBidi" w:hAnsiTheme="majorBidi" w:cstheme="majorBidi"/>
          <w:sz w:val="24"/>
          <w:szCs w:val="24"/>
        </w:rPr>
        <w:t>R</w:t>
      </w:r>
      <w:r w:rsidRPr="0039400C">
        <w:rPr>
          <w:rFonts w:asciiTheme="majorBidi" w:hAnsiTheme="majorBidi" w:cstheme="majorBidi"/>
          <w:sz w:val="24"/>
          <w:szCs w:val="24"/>
          <w:vertAlign w:val="subscript"/>
        </w:rPr>
        <w:t>ij</w:t>
      </w:r>
      <w:proofErr w:type="spellEnd"/>
      <w:r w:rsidRPr="0039400C">
        <w:rPr>
          <w:rFonts w:asciiTheme="majorBidi" w:hAnsiTheme="majorBidi" w:cstheme="majorBidi"/>
          <w:sz w:val="24"/>
          <w:szCs w:val="24"/>
        </w:rPr>
        <w:t xml:space="preserve"> in a simple case can be taken to be equal to '1', but for a more realistic model their values should depend on similarity between the nodes '</w:t>
      </w:r>
      <w:proofErr w:type="spellStart"/>
      <w:r w:rsidRPr="0039400C">
        <w:rPr>
          <w:rFonts w:asciiTheme="majorBidi" w:hAnsiTheme="majorBidi" w:cstheme="majorBidi"/>
          <w:sz w:val="24"/>
          <w:szCs w:val="24"/>
        </w:rPr>
        <w:t>i</w:t>
      </w:r>
      <w:proofErr w:type="spellEnd"/>
      <w:r w:rsidRPr="0039400C">
        <w:rPr>
          <w:rFonts w:asciiTheme="majorBidi" w:hAnsiTheme="majorBidi" w:cstheme="majorBidi"/>
          <w:sz w:val="24"/>
          <w:szCs w:val="24"/>
        </w:rPr>
        <w:t xml:space="preserve">' and 'j', as well as on other parameters.  (Calculation of these </w:t>
      </w:r>
      <w:proofErr w:type="spellStart"/>
      <w:r w:rsidRPr="0039400C">
        <w:rPr>
          <w:rFonts w:asciiTheme="majorBidi" w:hAnsiTheme="majorBidi" w:cstheme="majorBidi"/>
          <w:sz w:val="24"/>
          <w:szCs w:val="24"/>
        </w:rPr>
        <w:t>Rij</w:t>
      </w:r>
      <w:proofErr w:type="spellEnd"/>
      <w:r w:rsidRPr="0039400C">
        <w:rPr>
          <w:rFonts w:asciiTheme="majorBidi" w:hAnsiTheme="majorBidi" w:cstheme="majorBidi"/>
          <w:sz w:val="24"/>
          <w:szCs w:val="24"/>
        </w:rPr>
        <w:t xml:space="preserve"> is the main purpose of our project) Using this approach, a new score for sequence relatedness will be developed.</w:t>
      </w:r>
    </w:p>
    <w:p w14:paraId="2F08D868" w14:textId="77777777" w:rsidR="006B42E2" w:rsidRPr="0039400C" w:rsidRDefault="006B42E2" w:rsidP="006B42E2">
      <w:pPr>
        <w:ind w:right="-58"/>
        <w:rPr>
          <w:rFonts w:asciiTheme="majorBidi" w:hAnsiTheme="majorBidi" w:cstheme="majorBidi"/>
          <w:sz w:val="24"/>
          <w:szCs w:val="24"/>
        </w:rPr>
      </w:pPr>
      <w:r w:rsidRPr="0039400C">
        <w:rPr>
          <w:rFonts w:asciiTheme="majorBidi" w:hAnsiTheme="majorBidi" w:cstheme="majorBidi"/>
          <w:sz w:val="24"/>
          <w:szCs w:val="24"/>
        </w:rPr>
        <w:t xml:space="preserve"> The score will be obtained from analysis of calculated resistances between the nodes with known properties and will reflect the probability of these properties to be similar for both nodes. </w:t>
      </w:r>
    </w:p>
    <w:p w14:paraId="0162C78E" w14:textId="77777777" w:rsidR="006B42E2" w:rsidRPr="0039400C" w:rsidRDefault="006B42E2" w:rsidP="006B42E2">
      <w:pPr>
        <w:ind w:right="-58"/>
        <w:jc w:val="center"/>
        <w:rPr>
          <w:rFonts w:asciiTheme="majorBidi" w:hAnsiTheme="majorBidi" w:cstheme="majorBidi"/>
          <w:sz w:val="24"/>
          <w:szCs w:val="24"/>
        </w:rPr>
      </w:pPr>
    </w:p>
    <w:p w14:paraId="458E47C9" w14:textId="77777777" w:rsidR="006B42E2" w:rsidRPr="0039400C" w:rsidRDefault="006B42E2" w:rsidP="006B42E2">
      <w:pPr>
        <w:ind w:right="-58"/>
        <w:jc w:val="center"/>
        <w:rPr>
          <w:rFonts w:asciiTheme="majorBidi" w:hAnsiTheme="majorBidi" w:cstheme="majorBidi"/>
          <w:sz w:val="24"/>
          <w:szCs w:val="24"/>
        </w:rPr>
      </w:pPr>
      <w:r w:rsidRPr="0039400C">
        <w:rPr>
          <w:rFonts w:asciiTheme="majorBidi" w:hAnsiTheme="majorBidi" w:cstheme="majorBidi"/>
          <w:noProof/>
          <w:sz w:val="24"/>
          <w:szCs w:val="24"/>
        </w:rPr>
        <w:drawing>
          <wp:inline distT="0" distB="0" distL="0" distR="0" wp14:anchorId="547BCD73" wp14:editId="2C8594E9">
            <wp:extent cx="2262011" cy="2209800"/>
            <wp:effectExtent l="0" t="0" r="5080" b="0"/>
            <wp:docPr id="13" name="Picture 13"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ine,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2749" cy="2210521"/>
                    </a:xfrm>
                    <a:prstGeom prst="rect">
                      <a:avLst/>
                    </a:prstGeom>
                    <a:noFill/>
                    <a:ln>
                      <a:noFill/>
                    </a:ln>
                  </pic:spPr>
                </pic:pic>
              </a:graphicData>
            </a:graphic>
          </wp:inline>
        </w:drawing>
      </w:r>
    </w:p>
    <w:p w14:paraId="7E64C282" w14:textId="218F3FB6" w:rsidR="006B42E2" w:rsidRPr="0039400C" w:rsidRDefault="006B42E2" w:rsidP="006B42E2">
      <w:pPr>
        <w:ind w:right="-58"/>
        <w:jc w:val="center"/>
        <w:rPr>
          <w:rFonts w:asciiTheme="majorBidi" w:hAnsiTheme="majorBidi" w:cstheme="majorBidi"/>
          <w:sz w:val="24"/>
          <w:szCs w:val="24"/>
        </w:rPr>
      </w:pPr>
      <w:r w:rsidRPr="0039400C">
        <w:rPr>
          <w:rFonts w:asciiTheme="majorBidi" w:hAnsiTheme="majorBidi" w:cstheme="majorBidi"/>
          <w:sz w:val="24"/>
          <w:szCs w:val="24"/>
        </w:rPr>
        <w:t xml:space="preserve">Fig </w:t>
      </w:r>
      <w:r w:rsidR="00C104F8">
        <w:rPr>
          <w:rFonts w:asciiTheme="majorBidi" w:hAnsiTheme="majorBidi" w:cstheme="majorBidi"/>
          <w:sz w:val="24"/>
          <w:szCs w:val="24"/>
        </w:rPr>
        <w:t>8</w:t>
      </w:r>
    </w:p>
    <w:p w14:paraId="7A86EE62" w14:textId="77777777" w:rsidR="006B42E2" w:rsidRDefault="006B42E2" w:rsidP="006B42E2">
      <w:pPr>
        <w:ind w:right="-58"/>
        <w:jc w:val="center"/>
        <w:rPr>
          <w:rFonts w:asciiTheme="majorBidi" w:hAnsiTheme="majorBidi" w:cstheme="majorBidi"/>
          <w:sz w:val="24"/>
          <w:szCs w:val="24"/>
        </w:rPr>
      </w:pPr>
      <w:r w:rsidRPr="0039400C">
        <w:rPr>
          <w:rFonts w:asciiTheme="majorBidi" w:hAnsiTheme="majorBidi" w:cstheme="majorBidi"/>
          <w:sz w:val="24"/>
          <w:szCs w:val="24"/>
        </w:rPr>
        <w:t xml:space="preserve">Fig 3: Example of calculation for the resistance between two points A and D. The potentials (U) of node A and D are given and </w:t>
      </w:r>
      <m:oMath>
        <m:r>
          <m:rPr>
            <m:sty m:val="p"/>
          </m:rPr>
          <w:rPr>
            <w:rFonts w:ascii="Cambria Math" w:hAnsi="Cambria Math" w:cstheme="majorBidi"/>
            <w:sz w:val="24"/>
            <w:szCs w:val="24"/>
          </w:rPr>
          <m:t>Δ</m:t>
        </m:r>
        <m:r>
          <w:rPr>
            <w:rFonts w:ascii="Cambria Math" w:hAnsi="Cambria Math" w:cstheme="majorBidi"/>
            <w:sz w:val="24"/>
            <w:szCs w:val="24"/>
          </w:rPr>
          <m:t>U=1</m:t>
        </m:r>
      </m:oMath>
    </w:p>
    <w:p w14:paraId="25741ADE" w14:textId="77777777" w:rsidR="006B42E2" w:rsidRDefault="006B42E2" w:rsidP="006B42E2">
      <w:pPr>
        <w:ind w:right="-58"/>
        <w:jc w:val="center"/>
        <w:rPr>
          <w:rFonts w:asciiTheme="majorBidi" w:hAnsiTheme="majorBidi" w:cstheme="majorBidi"/>
          <w:sz w:val="24"/>
          <w:szCs w:val="24"/>
        </w:rPr>
      </w:pPr>
    </w:p>
    <w:p w14:paraId="72377476" w14:textId="77777777" w:rsidR="006B42E2" w:rsidRPr="00C104F8" w:rsidRDefault="006B42E2" w:rsidP="006B42E2">
      <w:pPr>
        <w:ind w:right="-58"/>
        <w:jc w:val="center"/>
        <w:rPr>
          <w:rFonts w:asciiTheme="majorBidi" w:hAnsiTheme="majorBidi" w:cstheme="majorBidi"/>
          <w:sz w:val="24"/>
          <w:szCs w:val="24"/>
        </w:rPr>
      </w:pPr>
      <w:r w:rsidRPr="00C104F8">
        <w:rPr>
          <w:rFonts w:asciiTheme="majorBidi" w:hAnsiTheme="majorBidi" w:cstheme="majorBidi"/>
          <w:sz w:val="24"/>
          <w:szCs w:val="24"/>
        </w:rPr>
        <w:t>This model referred to reference[9]</w:t>
      </w:r>
    </w:p>
    <w:p w14:paraId="4424E58F" w14:textId="77777777" w:rsidR="006B42E2" w:rsidRPr="005B69DE" w:rsidRDefault="006B42E2" w:rsidP="0098594E">
      <w:pPr>
        <w:spacing w:after="120" w:line="264" w:lineRule="auto"/>
        <w:jc w:val="both"/>
        <w:rPr>
          <w:rFonts w:asciiTheme="majorBidi" w:hAnsiTheme="majorBidi" w:cstheme="majorBidi"/>
          <w:sz w:val="36"/>
          <w:szCs w:val="36"/>
        </w:rPr>
      </w:pPr>
    </w:p>
    <w:p w14:paraId="34124CEC" w14:textId="77777777" w:rsidR="00E27D9A" w:rsidRPr="005B69DE" w:rsidRDefault="00E27D9A" w:rsidP="002D72CD">
      <w:pPr>
        <w:spacing w:after="120" w:line="264" w:lineRule="auto"/>
        <w:ind w:firstLine="284"/>
        <w:jc w:val="both"/>
        <w:rPr>
          <w:rFonts w:asciiTheme="majorBidi" w:hAnsiTheme="majorBidi" w:cstheme="majorBidi"/>
          <w:sz w:val="36"/>
          <w:szCs w:val="36"/>
        </w:rPr>
      </w:pPr>
    </w:p>
    <w:p w14:paraId="3A8CF41F" w14:textId="77777777" w:rsidR="00E27D9A" w:rsidRPr="005B69DE" w:rsidRDefault="00E27D9A" w:rsidP="002D72CD">
      <w:pPr>
        <w:spacing w:after="120" w:line="264" w:lineRule="auto"/>
        <w:ind w:firstLine="284"/>
        <w:jc w:val="both"/>
        <w:rPr>
          <w:rFonts w:asciiTheme="majorBidi" w:hAnsiTheme="majorBidi" w:cstheme="majorBidi"/>
          <w:b/>
          <w:bCs/>
          <w:sz w:val="36"/>
          <w:szCs w:val="36"/>
          <w:u w:val="single"/>
        </w:rPr>
      </w:pPr>
    </w:p>
    <w:p w14:paraId="1C01A60C" w14:textId="07A374A4" w:rsidR="00E27D9A" w:rsidRPr="00223E91" w:rsidRDefault="00E27D9A" w:rsidP="00C104F8">
      <w:pPr>
        <w:spacing w:after="120" w:line="264" w:lineRule="auto"/>
        <w:ind w:firstLine="284"/>
        <w:jc w:val="center"/>
        <w:rPr>
          <w:rFonts w:asciiTheme="majorBidi" w:hAnsiTheme="majorBidi" w:cstheme="majorBidi"/>
          <w:b/>
          <w:bCs/>
          <w:sz w:val="24"/>
          <w:szCs w:val="24"/>
        </w:rPr>
      </w:pPr>
      <w:r w:rsidRPr="00223E91">
        <w:rPr>
          <w:rFonts w:asciiTheme="majorBidi" w:hAnsiTheme="majorBidi" w:cstheme="majorBidi"/>
          <w:b/>
          <w:bCs/>
          <w:sz w:val="24"/>
          <w:szCs w:val="24"/>
        </w:rPr>
        <w:t>Related work</w:t>
      </w:r>
    </w:p>
    <w:p w14:paraId="0954900A" w14:textId="77777777" w:rsidR="001775F1" w:rsidRPr="005B69DE" w:rsidRDefault="001775F1" w:rsidP="002D72CD">
      <w:pPr>
        <w:spacing w:after="120" w:line="264" w:lineRule="auto"/>
        <w:ind w:firstLine="284"/>
        <w:jc w:val="both"/>
        <w:rPr>
          <w:rFonts w:asciiTheme="majorBidi" w:hAnsiTheme="majorBidi" w:cstheme="majorBidi"/>
          <w:b/>
          <w:bCs/>
          <w:sz w:val="36"/>
          <w:szCs w:val="36"/>
        </w:rPr>
      </w:pPr>
    </w:p>
    <w:p w14:paraId="1B13FEFE" w14:textId="3DAD6A15" w:rsidR="001775F1" w:rsidRPr="00C104F8" w:rsidRDefault="00640C70" w:rsidP="001775F1">
      <w:pPr>
        <w:spacing w:after="120" w:line="264" w:lineRule="auto"/>
        <w:ind w:firstLine="284"/>
        <w:jc w:val="both"/>
        <w:rPr>
          <w:rFonts w:asciiTheme="majorBidi" w:hAnsiTheme="majorBidi" w:cstheme="majorBidi"/>
          <w:b/>
          <w:bCs/>
          <w:sz w:val="24"/>
          <w:szCs w:val="24"/>
        </w:rPr>
      </w:pPr>
      <w:r w:rsidRPr="00C104F8">
        <w:rPr>
          <w:rFonts w:asciiTheme="majorBidi" w:hAnsiTheme="majorBidi" w:cstheme="majorBidi"/>
          <w:b/>
          <w:bCs/>
          <w:sz w:val="24"/>
          <w:szCs w:val="24"/>
        </w:rPr>
        <w:t>6</w:t>
      </w:r>
      <w:r w:rsidR="001775F1" w:rsidRPr="00C104F8">
        <w:rPr>
          <w:rFonts w:asciiTheme="majorBidi" w:hAnsiTheme="majorBidi" w:cstheme="majorBidi"/>
          <w:b/>
          <w:bCs/>
          <w:sz w:val="24"/>
          <w:szCs w:val="24"/>
        </w:rPr>
        <w:t xml:space="preserve">.1 </w:t>
      </w:r>
      <w:proofErr w:type="spellStart"/>
      <w:r w:rsidR="001775F1" w:rsidRPr="00C104F8">
        <w:rPr>
          <w:rFonts w:asciiTheme="majorBidi" w:hAnsiTheme="majorBidi" w:cstheme="majorBidi"/>
          <w:b/>
          <w:bCs/>
          <w:sz w:val="24"/>
          <w:szCs w:val="24"/>
        </w:rPr>
        <w:t>NetworkBLAST</w:t>
      </w:r>
      <w:proofErr w:type="spellEnd"/>
    </w:p>
    <w:p w14:paraId="30F3904E" w14:textId="77777777" w:rsidR="00AD07B9" w:rsidRPr="005B69DE" w:rsidRDefault="00AD07B9" w:rsidP="001775F1">
      <w:pPr>
        <w:spacing w:after="120" w:line="264" w:lineRule="auto"/>
        <w:ind w:firstLine="284"/>
        <w:jc w:val="both"/>
        <w:rPr>
          <w:rFonts w:asciiTheme="majorBidi" w:hAnsiTheme="majorBidi" w:cstheme="majorBidi"/>
          <w:b/>
          <w:bCs/>
          <w:sz w:val="24"/>
          <w:szCs w:val="24"/>
          <w:u w:val="single"/>
        </w:rPr>
      </w:pPr>
    </w:p>
    <w:p w14:paraId="7BFA4A90" w14:textId="77777777" w:rsidR="0098594E" w:rsidRPr="005B69DE" w:rsidRDefault="00E27D9A" w:rsidP="006376A5">
      <w:pPr>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Protein connection network analysis has been used in several research to investigate homology detection.</w:t>
      </w:r>
    </w:p>
    <w:p w14:paraId="6D2DAA86" w14:textId="77777777" w:rsidR="0098594E" w:rsidRPr="005B69DE" w:rsidRDefault="00E27D9A" w:rsidP="006376A5">
      <w:pPr>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 For instance, a technique called </w:t>
      </w:r>
      <w:proofErr w:type="spellStart"/>
      <w:r w:rsidRPr="005B69DE">
        <w:rPr>
          <w:rFonts w:asciiTheme="majorBidi" w:hAnsiTheme="majorBidi" w:cstheme="majorBidi"/>
          <w:sz w:val="24"/>
          <w:szCs w:val="24"/>
        </w:rPr>
        <w:t>NetworkBLAST</w:t>
      </w:r>
      <w:proofErr w:type="spellEnd"/>
      <w:r w:rsidRPr="005B69DE">
        <w:rPr>
          <w:rFonts w:asciiTheme="majorBidi" w:hAnsiTheme="majorBidi" w:cstheme="majorBidi"/>
          <w:sz w:val="24"/>
          <w:szCs w:val="24"/>
        </w:rPr>
        <w:t xml:space="preserve">, which uses a network matching algorithm to identify homologous proteins based on their connectivity patterns, this method was proposed by Le et al. </w:t>
      </w:r>
    </w:p>
    <w:p w14:paraId="636FBBD1" w14:textId="4C0B6BA6" w:rsidR="001775F1" w:rsidRPr="005B69DE" w:rsidRDefault="00E27D9A" w:rsidP="001775F1">
      <w:pPr>
        <w:spacing w:after="120" w:line="264" w:lineRule="auto"/>
        <w:ind w:firstLine="284"/>
        <w:jc w:val="both"/>
        <w:rPr>
          <w:rFonts w:asciiTheme="majorBidi" w:hAnsiTheme="majorBidi" w:cstheme="majorBidi"/>
          <w:sz w:val="24"/>
          <w:szCs w:val="24"/>
        </w:rPr>
      </w:pPr>
      <w:r w:rsidRPr="005B69DE">
        <w:rPr>
          <w:rFonts w:asciiTheme="majorBidi" w:hAnsiTheme="majorBidi" w:cstheme="majorBidi"/>
          <w:sz w:val="24"/>
          <w:szCs w:val="24"/>
        </w:rPr>
        <w:t xml:space="preserve">(2017). It was demonstrated that </w:t>
      </w:r>
      <w:proofErr w:type="spellStart"/>
      <w:r w:rsidRPr="005B69DE">
        <w:rPr>
          <w:rFonts w:asciiTheme="majorBidi" w:hAnsiTheme="majorBidi" w:cstheme="majorBidi"/>
          <w:sz w:val="24"/>
          <w:szCs w:val="24"/>
        </w:rPr>
        <w:t>NetworkBLAST</w:t>
      </w:r>
      <w:proofErr w:type="spellEnd"/>
      <w:r w:rsidRPr="005B69DE">
        <w:rPr>
          <w:rFonts w:asciiTheme="majorBidi" w:hAnsiTheme="majorBidi" w:cstheme="majorBidi"/>
          <w:sz w:val="24"/>
          <w:szCs w:val="24"/>
        </w:rPr>
        <w:t xml:space="preserve"> works well in identifying distant homologs than standard sequence similarity-based techniques.</w:t>
      </w:r>
    </w:p>
    <w:p w14:paraId="241D12B6" w14:textId="289C3A4C" w:rsidR="0098594E" w:rsidRPr="005B69DE" w:rsidRDefault="001775F1" w:rsidP="006376A5">
      <w:pPr>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It is a platform for locating protein complexes in interaction between proteins networks </w:t>
      </w:r>
      <w:r w:rsidR="0098594E" w:rsidRPr="005B69DE">
        <w:rPr>
          <w:rFonts w:asciiTheme="majorBidi" w:hAnsiTheme="majorBidi" w:cstheme="majorBidi"/>
          <w:sz w:val="24"/>
          <w:szCs w:val="24"/>
        </w:rPr>
        <w:t>offered</w:t>
      </w:r>
      <w:r w:rsidRPr="005B69DE">
        <w:rPr>
          <w:rFonts w:asciiTheme="majorBidi" w:hAnsiTheme="majorBidi" w:cstheme="majorBidi"/>
          <w:sz w:val="24"/>
          <w:szCs w:val="24"/>
        </w:rPr>
        <w:t xml:space="preserve"> by the </w:t>
      </w:r>
      <w:proofErr w:type="spellStart"/>
      <w:r w:rsidRPr="005B69DE">
        <w:rPr>
          <w:rFonts w:asciiTheme="majorBidi" w:hAnsiTheme="majorBidi" w:cstheme="majorBidi"/>
          <w:sz w:val="24"/>
          <w:szCs w:val="24"/>
        </w:rPr>
        <w:t>NetworkBLAST</w:t>
      </w:r>
      <w:proofErr w:type="spellEnd"/>
      <w:r w:rsidRPr="005B69DE">
        <w:rPr>
          <w:rFonts w:asciiTheme="majorBidi" w:hAnsiTheme="majorBidi" w:cstheme="majorBidi"/>
          <w:sz w:val="24"/>
          <w:szCs w:val="24"/>
        </w:rPr>
        <w:t xml:space="preserve"> web service.</w:t>
      </w:r>
    </w:p>
    <w:p w14:paraId="44FEC653" w14:textId="2002A09C" w:rsidR="001775F1" w:rsidRPr="005B69DE" w:rsidRDefault="001775F1" w:rsidP="006376A5">
      <w:pPr>
        <w:spacing w:after="120" w:line="264" w:lineRule="auto"/>
        <w:jc w:val="both"/>
        <w:rPr>
          <w:rFonts w:asciiTheme="majorBidi" w:hAnsiTheme="majorBidi" w:cstheme="majorBidi"/>
          <w:sz w:val="24"/>
          <w:szCs w:val="24"/>
        </w:rPr>
      </w:pPr>
      <w:r w:rsidRPr="005B69DE">
        <w:rPr>
          <w:rFonts w:asciiTheme="majorBidi" w:hAnsiTheme="majorBidi" w:cstheme="majorBidi"/>
          <w:sz w:val="24"/>
          <w:szCs w:val="24"/>
        </w:rPr>
        <w:t xml:space="preserve"> It could examine one network or two networks from several species. In the latter situation, it generates a list of potential complexes that are supposedly conserved throughout evolution in the two networks.</w:t>
      </w:r>
      <w:r w:rsidR="00DA2393">
        <w:rPr>
          <w:rFonts w:asciiTheme="majorBidi" w:hAnsiTheme="majorBidi" w:cstheme="majorBidi"/>
          <w:sz w:val="24"/>
          <w:szCs w:val="24"/>
        </w:rPr>
        <w:t xml:space="preserve"> [17]</w:t>
      </w:r>
    </w:p>
    <w:p w14:paraId="3CEC0888" w14:textId="77777777" w:rsidR="002B1D2B" w:rsidRPr="005B69DE" w:rsidRDefault="002B1D2B" w:rsidP="001775F1">
      <w:pPr>
        <w:spacing w:after="120" w:line="264" w:lineRule="auto"/>
        <w:ind w:firstLine="284"/>
        <w:jc w:val="both"/>
        <w:rPr>
          <w:rFonts w:asciiTheme="majorBidi" w:hAnsiTheme="majorBidi" w:cstheme="majorBidi"/>
          <w:sz w:val="24"/>
          <w:szCs w:val="24"/>
        </w:rPr>
      </w:pPr>
    </w:p>
    <w:p w14:paraId="4520D981" w14:textId="5979148C" w:rsidR="00D6198F" w:rsidRPr="006C1355" w:rsidRDefault="00D6198F" w:rsidP="00D6198F">
      <w:pPr>
        <w:spacing w:after="120" w:line="264" w:lineRule="auto"/>
        <w:ind w:left="284"/>
        <w:jc w:val="center"/>
        <w:rPr>
          <w:rFonts w:asciiTheme="majorBidi" w:hAnsiTheme="majorBidi" w:cstheme="majorBid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1355">
        <w:rPr>
          <w:rFonts w:asciiTheme="majorBidi" w:hAnsiTheme="majorBidi" w:cstheme="majorBid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 PLAN</w:t>
      </w:r>
    </w:p>
    <w:p w14:paraId="437A198D" w14:textId="77777777" w:rsidR="00CD247D" w:rsidRPr="005B69DE" w:rsidRDefault="00CD247D" w:rsidP="00D6198F">
      <w:pPr>
        <w:spacing w:after="120" w:line="264" w:lineRule="auto"/>
        <w:ind w:left="284"/>
        <w:jc w:val="center"/>
        <w:rPr>
          <w:rFonts w:asciiTheme="majorBidi" w:hAnsiTheme="majorBidi" w:cstheme="majorBidi"/>
          <w:b/>
          <w:bCs/>
          <w:i/>
          <w:iCs/>
          <w:color w:val="A5A5A5" w:themeColor="accent3"/>
          <w:sz w:val="24"/>
          <w:szCs w:val="24"/>
          <w:u w:val="single"/>
          <w14:glow w14:rad="139700">
            <w14:schemeClr w14:val="accent5">
              <w14:alpha w14:val="60000"/>
              <w14:satMod w14:val="175000"/>
            </w14:schemeClr>
          </w14:g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F1CB5E8" w14:textId="64DE0638" w:rsidR="00D6198F" w:rsidRPr="005B69DE" w:rsidRDefault="00CD247D" w:rsidP="00CD247D">
      <w:pPr>
        <w:spacing w:after="120" w:line="264" w:lineRule="auto"/>
        <w:ind w:left="284"/>
        <w:rPr>
          <w:rFonts w:asciiTheme="majorBidi" w:hAnsiTheme="majorBidi" w:cstheme="majorBidi"/>
          <w:sz w:val="24"/>
          <w:szCs w:val="24"/>
        </w:rPr>
      </w:pPr>
      <w:r w:rsidRPr="005B69DE">
        <w:rPr>
          <w:rFonts w:asciiTheme="majorBidi" w:hAnsiTheme="majorBidi" w:cstheme="majorBidi"/>
          <w:sz w:val="24"/>
          <w:szCs w:val="24"/>
        </w:rPr>
        <w:t xml:space="preserve">My Work Plan for this project is about using </w:t>
      </w:r>
      <w:proofErr w:type="spellStart"/>
      <w:r w:rsidRPr="005B69DE">
        <w:rPr>
          <w:rFonts w:asciiTheme="majorBidi" w:hAnsiTheme="majorBidi" w:cstheme="majorBidi"/>
          <w:sz w:val="24"/>
          <w:szCs w:val="24"/>
        </w:rPr>
        <w:t>K_mismatch</w:t>
      </w:r>
      <w:proofErr w:type="spellEnd"/>
      <w:r w:rsidRPr="005B69DE">
        <w:rPr>
          <w:rFonts w:asciiTheme="majorBidi" w:hAnsiTheme="majorBidi" w:cstheme="majorBidi"/>
          <w:sz w:val="24"/>
          <w:szCs w:val="24"/>
        </w:rPr>
        <w:t xml:space="preserve"> Algorithm, Graph Analysis Algorithm - </w:t>
      </w:r>
      <w:proofErr w:type="spellStart"/>
      <w:r w:rsidRPr="005B69DE">
        <w:rPr>
          <w:rFonts w:asciiTheme="majorBidi" w:hAnsiTheme="majorBidi" w:cstheme="majorBidi"/>
          <w:sz w:val="24"/>
          <w:szCs w:val="24"/>
        </w:rPr>
        <w:t>GraphAligner</w:t>
      </w:r>
      <w:proofErr w:type="spellEnd"/>
      <w:r w:rsidRPr="005B69DE">
        <w:rPr>
          <w:rFonts w:asciiTheme="majorBidi" w:hAnsiTheme="majorBidi" w:cstheme="majorBidi"/>
          <w:sz w:val="24"/>
          <w:szCs w:val="24"/>
        </w:rPr>
        <w:t>, and Protein Database:</w:t>
      </w:r>
      <w:r w:rsidR="00467172" w:rsidRPr="005B69DE">
        <w:rPr>
          <w:rFonts w:asciiTheme="majorBidi" w:hAnsiTheme="majorBidi" w:cstheme="majorBidi"/>
          <w:sz w:val="24"/>
          <w:szCs w:val="24"/>
        </w:rPr>
        <w:t>-</w:t>
      </w:r>
    </w:p>
    <w:p w14:paraId="47CB29AF" w14:textId="77777777" w:rsidR="00CD247D" w:rsidRPr="005B69DE" w:rsidRDefault="00CD247D" w:rsidP="00CD247D">
      <w:pPr>
        <w:spacing w:after="120" w:line="264" w:lineRule="auto"/>
        <w:ind w:left="284"/>
        <w:rPr>
          <w:rFonts w:asciiTheme="majorBidi" w:hAnsiTheme="majorBidi" w:cstheme="majorBidi"/>
          <w:sz w:val="24"/>
          <w:szCs w:val="24"/>
        </w:rPr>
      </w:pPr>
    </w:p>
    <w:p w14:paraId="4F8AFF21" w14:textId="277AAFAB" w:rsidR="007D740C" w:rsidRPr="005B69DE" w:rsidRDefault="001D5CEF" w:rsidP="007D740C">
      <w:pPr>
        <w:pStyle w:val="ListParagraph"/>
        <w:numPr>
          <w:ilvl w:val="0"/>
          <w:numId w:val="25"/>
        </w:numPr>
        <w:spacing w:after="120" w:line="264" w:lineRule="auto"/>
        <w:rPr>
          <w:rFonts w:asciiTheme="majorBidi" w:hAnsiTheme="majorBidi" w:cstheme="majorBidi"/>
          <w:b/>
          <w:bCs/>
          <w:sz w:val="24"/>
          <w:szCs w:val="24"/>
        </w:rPr>
      </w:pPr>
      <w:r w:rsidRPr="005B69DE">
        <w:rPr>
          <w:rFonts w:asciiTheme="majorBidi" w:hAnsiTheme="majorBidi" w:cstheme="majorBidi"/>
          <w:b/>
          <w:bCs/>
          <w:sz w:val="24"/>
          <w:szCs w:val="24"/>
        </w:rPr>
        <w:t>Exploring and recognizing</w:t>
      </w:r>
      <w:r w:rsidR="007D740C" w:rsidRPr="005B69DE">
        <w:rPr>
          <w:rFonts w:asciiTheme="majorBidi" w:hAnsiTheme="majorBidi" w:cstheme="majorBidi"/>
          <w:b/>
          <w:bCs/>
          <w:sz w:val="24"/>
          <w:szCs w:val="24"/>
        </w:rPr>
        <w:t>:</w:t>
      </w:r>
    </w:p>
    <w:p w14:paraId="2246A282" w14:textId="71ABF791" w:rsidR="001D5CEF" w:rsidRPr="005B69DE" w:rsidRDefault="001D5CEF" w:rsidP="001D5CEF">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Understand the concept of hidden homology and its significance in protein analysis.</w:t>
      </w:r>
    </w:p>
    <w:p w14:paraId="60542716" w14:textId="1A42C60D" w:rsidR="001D5CEF" w:rsidRPr="005B69DE" w:rsidRDefault="001D5CEF" w:rsidP="001D5CEF">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 xml:space="preserve">Study </w:t>
      </w:r>
      <w:r w:rsidR="00863FEC" w:rsidRPr="005B69DE">
        <w:rPr>
          <w:rFonts w:asciiTheme="majorBidi" w:hAnsiTheme="majorBidi" w:cstheme="majorBidi"/>
          <w:sz w:val="24"/>
          <w:szCs w:val="24"/>
        </w:rPr>
        <w:t xml:space="preserve">the PCN </w:t>
      </w:r>
      <w:r w:rsidRPr="005B69DE">
        <w:rPr>
          <w:rFonts w:asciiTheme="majorBidi" w:hAnsiTheme="majorBidi" w:cstheme="majorBidi"/>
          <w:sz w:val="24"/>
          <w:szCs w:val="24"/>
        </w:rPr>
        <w:t>and its application in identifying hidden homologies.</w:t>
      </w:r>
    </w:p>
    <w:p w14:paraId="10CCA327" w14:textId="01A1CD6D" w:rsidR="001D5CEF" w:rsidRPr="005B69DE" w:rsidRDefault="001D5CEF" w:rsidP="001D5CEF">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 xml:space="preserve">Learn about the </w:t>
      </w:r>
      <w:proofErr w:type="spellStart"/>
      <w:r w:rsidRPr="005B69DE">
        <w:rPr>
          <w:rFonts w:asciiTheme="majorBidi" w:hAnsiTheme="majorBidi" w:cstheme="majorBidi"/>
          <w:sz w:val="24"/>
          <w:szCs w:val="24"/>
        </w:rPr>
        <w:t>K_mismatch</w:t>
      </w:r>
      <w:proofErr w:type="spellEnd"/>
      <w:r w:rsidRPr="005B69DE">
        <w:rPr>
          <w:rFonts w:asciiTheme="majorBidi" w:hAnsiTheme="majorBidi" w:cstheme="majorBidi"/>
          <w:sz w:val="24"/>
          <w:szCs w:val="24"/>
        </w:rPr>
        <w:t xml:space="preserve"> algorithm and its use in sequence comparison and</w:t>
      </w:r>
      <w:r w:rsidR="0053201D" w:rsidRPr="005B69DE">
        <w:rPr>
          <w:rFonts w:asciiTheme="majorBidi" w:hAnsiTheme="majorBidi" w:cstheme="majorBidi"/>
          <w:sz w:val="24"/>
          <w:szCs w:val="24"/>
        </w:rPr>
        <w:t xml:space="preserve"> </w:t>
      </w:r>
      <w:r w:rsidR="00D95DD4" w:rsidRPr="005B69DE">
        <w:rPr>
          <w:rFonts w:asciiTheme="majorBidi" w:hAnsiTheme="majorBidi" w:cstheme="majorBidi"/>
          <w:sz w:val="24"/>
          <w:szCs w:val="24"/>
        </w:rPr>
        <w:t xml:space="preserve"> </w:t>
      </w:r>
      <w:r w:rsidRPr="005B69DE">
        <w:rPr>
          <w:rFonts w:asciiTheme="majorBidi" w:hAnsiTheme="majorBidi" w:cstheme="majorBidi"/>
          <w:sz w:val="24"/>
          <w:szCs w:val="24"/>
        </w:rPr>
        <w:t>alignment.</w:t>
      </w:r>
    </w:p>
    <w:p w14:paraId="107EC198" w14:textId="38BE8564" w:rsidR="001D5CEF" w:rsidRPr="005B69DE" w:rsidRDefault="001D5CEF" w:rsidP="001D5CEF">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Explor</w:t>
      </w:r>
      <w:r w:rsidR="00863FEC" w:rsidRPr="005B69DE">
        <w:rPr>
          <w:rFonts w:asciiTheme="majorBidi" w:hAnsiTheme="majorBidi" w:cstheme="majorBidi"/>
          <w:sz w:val="24"/>
          <w:szCs w:val="24"/>
        </w:rPr>
        <w:t>ing</w:t>
      </w:r>
      <w:r w:rsidRPr="005B69DE">
        <w:rPr>
          <w:rFonts w:asciiTheme="majorBidi" w:hAnsiTheme="majorBidi" w:cstheme="majorBidi"/>
          <w:sz w:val="24"/>
          <w:szCs w:val="24"/>
        </w:rPr>
        <w:t xml:space="preserve"> the </w:t>
      </w:r>
      <w:proofErr w:type="spellStart"/>
      <w:r w:rsidRPr="005B69DE">
        <w:rPr>
          <w:rFonts w:asciiTheme="majorBidi" w:hAnsiTheme="majorBidi" w:cstheme="majorBidi"/>
          <w:sz w:val="24"/>
          <w:szCs w:val="24"/>
        </w:rPr>
        <w:t>GraphAligner</w:t>
      </w:r>
      <w:proofErr w:type="spellEnd"/>
      <w:r w:rsidRPr="005B69DE">
        <w:rPr>
          <w:rFonts w:asciiTheme="majorBidi" w:hAnsiTheme="majorBidi" w:cstheme="majorBidi"/>
          <w:sz w:val="24"/>
          <w:szCs w:val="24"/>
        </w:rPr>
        <w:t xml:space="preserve"> algorithm and its capabilities in aligning sequences to a graph representation.</w:t>
      </w:r>
    </w:p>
    <w:p w14:paraId="186081B3" w14:textId="4F88068E" w:rsidR="001D5CEF" w:rsidRPr="005B69DE" w:rsidRDefault="001D5CEF" w:rsidP="001D5CEF">
      <w:pPr>
        <w:pStyle w:val="ListParagraph"/>
        <w:spacing w:after="120" w:line="264" w:lineRule="auto"/>
        <w:ind w:left="644"/>
        <w:rPr>
          <w:rFonts w:asciiTheme="majorBidi" w:hAnsiTheme="majorBidi" w:cstheme="majorBidi"/>
          <w:sz w:val="24"/>
          <w:szCs w:val="24"/>
          <w:rtl/>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Gain</w:t>
      </w:r>
      <w:r w:rsidR="00863FEC" w:rsidRPr="005B69DE">
        <w:rPr>
          <w:rFonts w:asciiTheme="majorBidi" w:hAnsiTheme="majorBidi" w:cstheme="majorBidi"/>
          <w:sz w:val="24"/>
          <w:szCs w:val="24"/>
        </w:rPr>
        <w:t>ing</w:t>
      </w:r>
      <w:r w:rsidRPr="005B69DE">
        <w:rPr>
          <w:rFonts w:asciiTheme="majorBidi" w:hAnsiTheme="majorBidi" w:cstheme="majorBidi"/>
          <w:sz w:val="24"/>
          <w:szCs w:val="24"/>
        </w:rPr>
        <w:t xml:space="preserve"> knowledge about protein </w:t>
      </w:r>
      <w:r w:rsidR="00160AEA" w:rsidRPr="005B69DE">
        <w:rPr>
          <w:rFonts w:asciiTheme="majorBidi" w:hAnsiTheme="majorBidi" w:cstheme="majorBidi"/>
          <w:sz w:val="24"/>
          <w:szCs w:val="24"/>
        </w:rPr>
        <w:t>databases</w:t>
      </w:r>
      <w:r w:rsidRPr="005B69DE">
        <w:rPr>
          <w:rFonts w:asciiTheme="majorBidi" w:hAnsiTheme="majorBidi" w:cstheme="majorBidi"/>
          <w:sz w:val="24"/>
          <w:szCs w:val="24"/>
        </w:rPr>
        <w:t xml:space="preserve"> and their role in providing reference sequences for analysis.</w:t>
      </w:r>
    </w:p>
    <w:p w14:paraId="7A97FED6" w14:textId="77777777" w:rsidR="001D5CEF" w:rsidRPr="005B69DE" w:rsidRDefault="001D5CEF" w:rsidP="001D5CEF">
      <w:pPr>
        <w:pStyle w:val="ListParagraph"/>
        <w:spacing w:after="120" w:line="264" w:lineRule="auto"/>
        <w:ind w:left="644"/>
        <w:rPr>
          <w:rFonts w:asciiTheme="majorBidi" w:hAnsiTheme="majorBidi" w:cstheme="majorBidi"/>
          <w:sz w:val="24"/>
          <w:szCs w:val="24"/>
        </w:rPr>
      </w:pPr>
    </w:p>
    <w:p w14:paraId="5F8D672C" w14:textId="305D657D" w:rsidR="001D5CEF" w:rsidRPr="005B69DE" w:rsidRDefault="001D5CEF" w:rsidP="001D5CEF">
      <w:pPr>
        <w:pStyle w:val="ListParagraph"/>
        <w:numPr>
          <w:ilvl w:val="0"/>
          <w:numId w:val="25"/>
        </w:numPr>
        <w:spacing w:after="120" w:line="264" w:lineRule="auto"/>
        <w:rPr>
          <w:rFonts w:asciiTheme="majorBidi" w:hAnsiTheme="majorBidi" w:cstheme="majorBidi"/>
          <w:b/>
          <w:bCs/>
          <w:sz w:val="24"/>
          <w:szCs w:val="24"/>
        </w:rPr>
      </w:pPr>
      <w:r w:rsidRPr="005B69DE">
        <w:rPr>
          <w:rFonts w:asciiTheme="majorBidi" w:hAnsiTheme="majorBidi" w:cstheme="majorBidi"/>
          <w:b/>
          <w:bCs/>
          <w:sz w:val="24"/>
          <w:szCs w:val="24"/>
        </w:rPr>
        <w:t>Defin</w:t>
      </w:r>
      <w:r w:rsidR="00062709" w:rsidRPr="005B69DE">
        <w:rPr>
          <w:rFonts w:asciiTheme="majorBidi" w:hAnsiTheme="majorBidi" w:cstheme="majorBidi"/>
          <w:b/>
          <w:bCs/>
          <w:sz w:val="24"/>
          <w:szCs w:val="24"/>
        </w:rPr>
        <w:t>ition of</w:t>
      </w:r>
      <w:r w:rsidRPr="005B69DE">
        <w:rPr>
          <w:rFonts w:asciiTheme="majorBidi" w:hAnsiTheme="majorBidi" w:cstheme="majorBidi"/>
          <w:b/>
          <w:bCs/>
          <w:sz w:val="24"/>
          <w:szCs w:val="24"/>
        </w:rPr>
        <w:t xml:space="preserve"> the Research Objective:</w:t>
      </w:r>
    </w:p>
    <w:p w14:paraId="4B136D69" w14:textId="645CCF19" w:rsidR="001D5CEF" w:rsidRPr="005B69DE" w:rsidRDefault="001D5CEF" w:rsidP="001D5CEF">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Clearly define the goal of your hidden homology detection project.</w:t>
      </w:r>
    </w:p>
    <w:p w14:paraId="2D5E6188" w14:textId="58AAB37F" w:rsidR="001D5CEF" w:rsidRPr="005B69DE" w:rsidRDefault="001D5CEF" w:rsidP="001D5CEF">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Determin</w:t>
      </w:r>
      <w:r w:rsidR="00863FEC" w:rsidRPr="005B69DE">
        <w:rPr>
          <w:rFonts w:asciiTheme="majorBidi" w:hAnsiTheme="majorBidi" w:cstheme="majorBidi"/>
          <w:sz w:val="24"/>
          <w:szCs w:val="24"/>
        </w:rPr>
        <w:t xml:space="preserve">ing </w:t>
      </w:r>
      <w:r w:rsidRPr="005B69DE">
        <w:rPr>
          <w:rFonts w:asciiTheme="majorBidi" w:hAnsiTheme="majorBidi" w:cstheme="majorBidi"/>
          <w:sz w:val="24"/>
          <w:szCs w:val="24"/>
        </w:rPr>
        <w:t>the specific criteria for identifying hidden homologies in protein</w:t>
      </w:r>
      <w:r w:rsidR="00062709" w:rsidRPr="005B69DE">
        <w:rPr>
          <w:rFonts w:asciiTheme="majorBidi" w:hAnsiTheme="majorBidi" w:cstheme="majorBidi"/>
          <w:sz w:val="24"/>
          <w:szCs w:val="24"/>
        </w:rPr>
        <w:t xml:space="preserve"> or peptides</w:t>
      </w:r>
      <w:r w:rsidRPr="005B69DE">
        <w:rPr>
          <w:rFonts w:asciiTheme="majorBidi" w:hAnsiTheme="majorBidi" w:cstheme="majorBidi"/>
          <w:sz w:val="24"/>
          <w:szCs w:val="24"/>
        </w:rPr>
        <w:t xml:space="preserve"> sequences.</w:t>
      </w:r>
    </w:p>
    <w:p w14:paraId="12629401" w14:textId="10A5BDA7" w:rsidR="001D5CEF" w:rsidRPr="005B69DE" w:rsidRDefault="001D5CEF" w:rsidP="001D5CEF">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Set performance metrics for evaluating the effectiveness of the algorithms used.</w:t>
      </w:r>
    </w:p>
    <w:p w14:paraId="4EFE72CF" w14:textId="77777777" w:rsidR="00062709" w:rsidRPr="005B69DE" w:rsidRDefault="00062709" w:rsidP="001D5CEF">
      <w:pPr>
        <w:pStyle w:val="ListParagraph"/>
        <w:spacing w:after="120" w:line="264" w:lineRule="auto"/>
        <w:ind w:left="644"/>
        <w:rPr>
          <w:rFonts w:asciiTheme="majorBidi" w:hAnsiTheme="majorBidi" w:cstheme="majorBidi"/>
          <w:sz w:val="24"/>
          <w:szCs w:val="24"/>
        </w:rPr>
      </w:pPr>
    </w:p>
    <w:p w14:paraId="680A113D" w14:textId="0FF3E42B" w:rsidR="00062709" w:rsidRPr="005B69DE" w:rsidRDefault="001D5CEF" w:rsidP="00062709">
      <w:pPr>
        <w:pStyle w:val="ListParagraph"/>
        <w:numPr>
          <w:ilvl w:val="0"/>
          <w:numId w:val="25"/>
        </w:numPr>
        <w:spacing w:after="120" w:line="264" w:lineRule="auto"/>
        <w:rPr>
          <w:rFonts w:asciiTheme="majorBidi" w:hAnsiTheme="majorBidi" w:cstheme="majorBidi"/>
          <w:b/>
          <w:bCs/>
          <w:sz w:val="24"/>
          <w:szCs w:val="24"/>
        </w:rPr>
      </w:pPr>
      <w:r w:rsidRPr="005B69DE">
        <w:rPr>
          <w:rFonts w:asciiTheme="majorBidi" w:hAnsiTheme="majorBidi" w:cstheme="majorBidi"/>
          <w:b/>
          <w:bCs/>
          <w:sz w:val="24"/>
          <w:szCs w:val="24"/>
        </w:rPr>
        <w:t>Preparing the Protein Database</w:t>
      </w:r>
      <w:r w:rsidR="00062709" w:rsidRPr="005B69DE">
        <w:rPr>
          <w:rFonts w:asciiTheme="majorBidi" w:hAnsiTheme="majorBidi" w:cstheme="majorBidi"/>
          <w:b/>
          <w:bCs/>
          <w:sz w:val="24"/>
          <w:szCs w:val="24"/>
        </w:rPr>
        <w:t>:</w:t>
      </w:r>
    </w:p>
    <w:p w14:paraId="1FAF56B2" w14:textId="0C027E87" w:rsidR="00062709" w:rsidRPr="005B69DE" w:rsidRDefault="00062709" w:rsidP="00062709">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Select a suitable protein or peptides database that contains diverse and representative sequences.</w:t>
      </w:r>
    </w:p>
    <w:p w14:paraId="24704D9E" w14:textId="0A9BFD2C" w:rsidR="00062709" w:rsidRPr="005B69DE" w:rsidRDefault="00062709" w:rsidP="00062709">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Download and preprocess the database to ensure consistency and compatibility with the analysis algorithms.</w:t>
      </w:r>
    </w:p>
    <w:p w14:paraId="0DADF9C0" w14:textId="5964BC07" w:rsidR="00062709" w:rsidRPr="005B69DE" w:rsidRDefault="00062709" w:rsidP="00062709">
      <w:pPr>
        <w:pStyle w:val="ListParagraph"/>
        <w:spacing w:after="120" w:line="264" w:lineRule="auto"/>
        <w:ind w:left="644"/>
        <w:rPr>
          <w:rFonts w:asciiTheme="majorBidi" w:hAnsiTheme="majorBidi" w:cstheme="majorBidi"/>
          <w:sz w:val="24"/>
          <w:szCs w:val="24"/>
          <w:rtl/>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 xml:space="preserve">Organize the database in a format compatible with the </w:t>
      </w:r>
      <w:proofErr w:type="spellStart"/>
      <w:r w:rsidRPr="005B69DE">
        <w:rPr>
          <w:rFonts w:asciiTheme="majorBidi" w:hAnsiTheme="majorBidi" w:cstheme="majorBidi"/>
          <w:sz w:val="24"/>
          <w:szCs w:val="24"/>
        </w:rPr>
        <w:t>K_mismatch</w:t>
      </w:r>
      <w:proofErr w:type="spellEnd"/>
      <w:r w:rsidRPr="005B69DE">
        <w:rPr>
          <w:rFonts w:asciiTheme="majorBidi" w:hAnsiTheme="majorBidi" w:cstheme="majorBidi"/>
          <w:sz w:val="24"/>
          <w:szCs w:val="24"/>
        </w:rPr>
        <w:t xml:space="preserve"> and </w:t>
      </w:r>
      <w:proofErr w:type="spellStart"/>
      <w:r w:rsidRPr="005B69DE">
        <w:rPr>
          <w:rFonts w:asciiTheme="majorBidi" w:hAnsiTheme="majorBidi" w:cstheme="majorBidi"/>
          <w:sz w:val="24"/>
          <w:szCs w:val="24"/>
        </w:rPr>
        <w:t>GraphAligner</w:t>
      </w:r>
      <w:proofErr w:type="spellEnd"/>
      <w:r w:rsidRPr="005B69DE">
        <w:rPr>
          <w:rFonts w:asciiTheme="majorBidi" w:hAnsiTheme="majorBidi" w:cstheme="majorBidi"/>
          <w:sz w:val="24"/>
          <w:szCs w:val="24"/>
        </w:rPr>
        <w:t xml:space="preserve"> algorithms.</w:t>
      </w:r>
      <w:r w:rsidR="001C47E6" w:rsidRPr="005B69DE">
        <w:rPr>
          <w:rFonts w:asciiTheme="majorBidi" w:hAnsiTheme="majorBidi" w:cstheme="majorBidi"/>
          <w:sz w:val="24"/>
          <w:szCs w:val="24"/>
          <w:rtl/>
        </w:rPr>
        <w:br/>
      </w:r>
    </w:p>
    <w:p w14:paraId="02A3EB8A" w14:textId="77777777" w:rsidR="00863FEC" w:rsidRPr="005B69DE" w:rsidRDefault="00863FEC" w:rsidP="00062709">
      <w:pPr>
        <w:pStyle w:val="ListParagraph"/>
        <w:spacing w:after="120" w:line="264" w:lineRule="auto"/>
        <w:ind w:left="644"/>
        <w:rPr>
          <w:rFonts w:asciiTheme="majorBidi" w:hAnsiTheme="majorBidi" w:cstheme="majorBidi"/>
          <w:sz w:val="24"/>
          <w:szCs w:val="24"/>
        </w:rPr>
      </w:pPr>
    </w:p>
    <w:p w14:paraId="591058FF" w14:textId="107054ED" w:rsidR="00863FEC" w:rsidRPr="005B69DE" w:rsidRDefault="00863FEC" w:rsidP="00863FEC">
      <w:pPr>
        <w:pStyle w:val="ListParagraph"/>
        <w:numPr>
          <w:ilvl w:val="0"/>
          <w:numId w:val="25"/>
        </w:numPr>
        <w:spacing w:after="120" w:line="264" w:lineRule="auto"/>
        <w:rPr>
          <w:rFonts w:asciiTheme="majorBidi" w:hAnsiTheme="majorBidi" w:cstheme="majorBidi"/>
          <w:b/>
          <w:bCs/>
          <w:sz w:val="24"/>
          <w:szCs w:val="24"/>
        </w:rPr>
      </w:pPr>
      <w:r w:rsidRPr="005B69DE">
        <w:rPr>
          <w:rFonts w:asciiTheme="majorBidi" w:hAnsiTheme="majorBidi" w:cstheme="majorBidi"/>
          <w:b/>
          <w:bCs/>
          <w:sz w:val="24"/>
          <w:szCs w:val="24"/>
        </w:rPr>
        <w:t xml:space="preserve">Implementation of the </w:t>
      </w:r>
      <w:proofErr w:type="spellStart"/>
      <w:r w:rsidRPr="005B69DE">
        <w:rPr>
          <w:rFonts w:asciiTheme="majorBidi" w:hAnsiTheme="majorBidi" w:cstheme="majorBidi"/>
          <w:b/>
          <w:bCs/>
          <w:sz w:val="24"/>
          <w:szCs w:val="24"/>
        </w:rPr>
        <w:t>K_mismatch</w:t>
      </w:r>
      <w:proofErr w:type="spellEnd"/>
      <w:r w:rsidRPr="005B69DE">
        <w:rPr>
          <w:rFonts w:asciiTheme="majorBidi" w:hAnsiTheme="majorBidi" w:cstheme="majorBidi"/>
          <w:b/>
          <w:bCs/>
          <w:sz w:val="24"/>
          <w:szCs w:val="24"/>
        </w:rPr>
        <w:t xml:space="preserve"> Algorithm:</w:t>
      </w:r>
    </w:p>
    <w:p w14:paraId="42918B4C" w14:textId="7ACFFC2E" w:rsidR="00863FEC" w:rsidRPr="005B69DE" w:rsidRDefault="00863FEC" w:rsidP="00863FEC">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 xml:space="preserve">Developing an implementation of the </w:t>
      </w:r>
      <w:proofErr w:type="spellStart"/>
      <w:r w:rsidRPr="005B69DE">
        <w:rPr>
          <w:rFonts w:asciiTheme="majorBidi" w:hAnsiTheme="majorBidi" w:cstheme="majorBidi"/>
          <w:sz w:val="24"/>
          <w:szCs w:val="24"/>
        </w:rPr>
        <w:t>K_mismatch</w:t>
      </w:r>
      <w:proofErr w:type="spellEnd"/>
      <w:r w:rsidRPr="005B69DE">
        <w:rPr>
          <w:rFonts w:asciiTheme="majorBidi" w:hAnsiTheme="majorBidi" w:cstheme="majorBidi"/>
          <w:sz w:val="24"/>
          <w:szCs w:val="24"/>
        </w:rPr>
        <w:t xml:space="preserve"> algorithm.</w:t>
      </w:r>
    </w:p>
    <w:p w14:paraId="52255354" w14:textId="3C9BC54A" w:rsidR="00863FEC" w:rsidRPr="005B69DE" w:rsidRDefault="00863FEC" w:rsidP="00863FEC">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Configuring the algorithm to handle the protein or peptides sequences from the database.</w:t>
      </w:r>
    </w:p>
    <w:p w14:paraId="60888167" w14:textId="0EB49ACC" w:rsidR="00863FEC" w:rsidRPr="005B69DE" w:rsidRDefault="00863FEC" w:rsidP="00863FEC">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 xml:space="preserve">Running the algorithm to compare the query sequences against the protein database, considering various </w:t>
      </w:r>
      <w:proofErr w:type="spellStart"/>
      <w:r w:rsidRPr="005B69DE">
        <w:rPr>
          <w:rFonts w:asciiTheme="majorBidi" w:hAnsiTheme="majorBidi" w:cstheme="majorBidi"/>
          <w:sz w:val="24"/>
          <w:szCs w:val="24"/>
        </w:rPr>
        <w:t>K_mismatch</w:t>
      </w:r>
      <w:proofErr w:type="spellEnd"/>
      <w:r w:rsidRPr="005B69DE">
        <w:rPr>
          <w:rFonts w:asciiTheme="majorBidi" w:hAnsiTheme="majorBidi" w:cstheme="majorBidi"/>
          <w:sz w:val="24"/>
          <w:szCs w:val="24"/>
        </w:rPr>
        <w:t xml:space="preserve"> thresholds.</w:t>
      </w:r>
    </w:p>
    <w:p w14:paraId="2C47F64C" w14:textId="788BD9CE" w:rsidR="00863FEC" w:rsidRPr="005B69DE" w:rsidRDefault="00863FEC" w:rsidP="00863FEC">
      <w:pPr>
        <w:pStyle w:val="ListParagraph"/>
        <w:spacing w:after="120" w:line="264" w:lineRule="auto"/>
        <w:ind w:left="644"/>
        <w:rPr>
          <w:rFonts w:asciiTheme="majorBidi" w:hAnsiTheme="majorBidi" w:cstheme="majorBidi"/>
          <w:sz w:val="24"/>
          <w:szCs w:val="24"/>
        </w:rPr>
      </w:pPr>
    </w:p>
    <w:p w14:paraId="28906AD9" w14:textId="5A654390" w:rsidR="00863FEC" w:rsidRPr="005B69DE" w:rsidRDefault="00863FEC" w:rsidP="00863FEC">
      <w:pPr>
        <w:pStyle w:val="ListParagraph"/>
        <w:numPr>
          <w:ilvl w:val="0"/>
          <w:numId w:val="25"/>
        </w:numPr>
        <w:spacing w:after="120" w:line="264" w:lineRule="auto"/>
        <w:rPr>
          <w:rFonts w:asciiTheme="majorBidi" w:hAnsiTheme="majorBidi" w:cstheme="majorBidi"/>
          <w:b/>
          <w:bCs/>
          <w:sz w:val="24"/>
          <w:szCs w:val="24"/>
        </w:rPr>
      </w:pPr>
      <w:r w:rsidRPr="005B69DE">
        <w:rPr>
          <w:rFonts w:asciiTheme="majorBidi" w:hAnsiTheme="majorBidi" w:cstheme="majorBidi"/>
          <w:b/>
          <w:bCs/>
          <w:sz w:val="24"/>
          <w:szCs w:val="24"/>
        </w:rPr>
        <w:t xml:space="preserve">Applying Graph Analysis - </w:t>
      </w:r>
      <w:proofErr w:type="spellStart"/>
      <w:r w:rsidRPr="005B69DE">
        <w:rPr>
          <w:rFonts w:asciiTheme="majorBidi" w:hAnsiTheme="majorBidi" w:cstheme="majorBidi"/>
          <w:b/>
          <w:bCs/>
          <w:sz w:val="24"/>
          <w:szCs w:val="24"/>
        </w:rPr>
        <w:t>GraphAligner</w:t>
      </w:r>
      <w:proofErr w:type="spellEnd"/>
      <w:r w:rsidRPr="005B69DE">
        <w:rPr>
          <w:rFonts w:asciiTheme="majorBidi" w:hAnsiTheme="majorBidi" w:cstheme="majorBidi"/>
          <w:b/>
          <w:bCs/>
          <w:sz w:val="24"/>
          <w:szCs w:val="24"/>
        </w:rPr>
        <w:t>:</w:t>
      </w:r>
    </w:p>
    <w:p w14:paraId="267DC9A3" w14:textId="77777777" w:rsidR="00517778" w:rsidRPr="005B69DE" w:rsidRDefault="00863FEC" w:rsidP="00517778">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00517778" w:rsidRPr="005B69DE">
        <w:rPr>
          <w:rFonts w:asciiTheme="majorBidi" w:hAnsiTheme="majorBidi" w:cstheme="majorBidi"/>
          <w:sz w:val="24"/>
          <w:szCs w:val="24"/>
        </w:rPr>
        <w:t xml:space="preserve">Utilizing the </w:t>
      </w:r>
      <w:proofErr w:type="spellStart"/>
      <w:r w:rsidR="00517778" w:rsidRPr="005B69DE">
        <w:rPr>
          <w:rFonts w:asciiTheme="majorBidi" w:hAnsiTheme="majorBidi" w:cstheme="majorBidi"/>
          <w:sz w:val="24"/>
          <w:szCs w:val="24"/>
        </w:rPr>
        <w:t>GraphAligner</w:t>
      </w:r>
      <w:proofErr w:type="spellEnd"/>
      <w:r w:rsidR="00517778" w:rsidRPr="005B69DE">
        <w:rPr>
          <w:rFonts w:asciiTheme="majorBidi" w:hAnsiTheme="majorBidi" w:cstheme="majorBidi"/>
          <w:sz w:val="24"/>
          <w:szCs w:val="24"/>
        </w:rPr>
        <w:t xml:space="preserve"> algorithm for aligning protein sequences to a graph representation.</w:t>
      </w:r>
    </w:p>
    <w:p w14:paraId="0C990FEE" w14:textId="18DED8E5" w:rsidR="00863FEC" w:rsidRPr="005B69DE" w:rsidRDefault="00517778" w:rsidP="00517778">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 xml:space="preserve"> </w:t>
      </w:r>
      <w:r w:rsidR="00863FEC" w:rsidRPr="005B69DE">
        <w:rPr>
          <w:rFonts w:asciiTheme="majorBidi" w:hAnsiTheme="majorBidi" w:cstheme="majorBidi"/>
          <w:sz w:val="24"/>
          <w:szCs w:val="24"/>
        </w:rPr>
        <w:t>*</w:t>
      </w:r>
      <w:r w:rsidR="00863FEC" w:rsidRPr="005B69DE">
        <w:rPr>
          <w:sz w:val="24"/>
          <w:szCs w:val="24"/>
        </w:rPr>
        <w:t xml:space="preserve"> </w:t>
      </w:r>
      <w:r w:rsidRPr="005B69DE">
        <w:rPr>
          <w:rFonts w:asciiTheme="majorBidi" w:hAnsiTheme="majorBidi" w:cstheme="majorBidi"/>
          <w:sz w:val="24"/>
          <w:szCs w:val="24"/>
        </w:rPr>
        <w:t>Converting the PCN  into a suitable graph structure.</w:t>
      </w:r>
    </w:p>
    <w:p w14:paraId="4F4FB0D7" w14:textId="3EB8A832" w:rsidR="00863FEC" w:rsidRPr="005B69DE" w:rsidRDefault="00863FEC" w:rsidP="00863FEC">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00517778" w:rsidRPr="005B69DE">
        <w:rPr>
          <w:rFonts w:asciiTheme="majorBidi" w:hAnsiTheme="majorBidi" w:cstheme="majorBidi"/>
          <w:sz w:val="24"/>
          <w:szCs w:val="24"/>
        </w:rPr>
        <w:t xml:space="preserve">Align the query sequences to the graph representation using </w:t>
      </w:r>
      <w:proofErr w:type="spellStart"/>
      <w:r w:rsidR="00517778" w:rsidRPr="005B69DE">
        <w:rPr>
          <w:rFonts w:asciiTheme="majorBidi" w:hAnsiTheme="majorBidi" w:cstheme="majorBidi"/>
          <w:sz w:val="24"/>
          <w:szCs w:val="24"/>
        </w:rPr>
        <w:t>GraphAligner</w:t>
      </w:r>
      <w:proofErr w:type="spellEnd"/>
      <w:r w:rsidR="00517778" w:rsidRPr="005B69DE">
        <w:rPr>
          <w:rFonts w:asciiTheme="majorBidi" w:hAnsiTheme="majorBidi" w:cstheme="majorBidi"/>
          <w:sz w:val="24"/>
          <w:szCs w:val="24"/>
        </w:rPr>
        <w:t>, considering various alignment parameters.</w:t>
      </w:r>
    </w:p>
    <w:p w14:paraId="70D5F784" w14:textId="4D194CD2" w:rsidR="00863FEC" w:rsidRPr="005B69DE" w:rsidRDefault="00863FEC" w:rsidP="00863FEC">
      <w:pPr>
        <w:pStyle w:val="ListParagraph"/>
        <w:spacing w:after="120" w:line="264" w:lineRule="auto"/>
        <w:ind w:left="644"/>
        <w:rPr>
          <w:rFonts w:asciiTheme="majorBidi" w:hAnsiTheme="majorBidi" w:cstheme="majorBidi"/>
          <w:sz w:val="24"/>
          <w:szCs w:val="24"/>
        </w:rPr>
      </w:pPr>
    </w:p>
    <w:p w14:paraId="4DE0E3D2" w14:textId="0B2FAFB7" w:rsidR="00863FEC" w:rsidRPr="005B69DE" w:rsidRDefault="00517778" w:rsidP="00863FEC">
      <w:pPr>
        <w:pStyle w:val="ListParagraph"/>
        <w:numPr>
          <w:ilvl w:val="0"/>
          <w:numId w:val="25"/>
        </w:numPr>
        <w:spacing w:after="120" w:line="264" w:lineRule="auto"/>
        <w:rPr>
          <w:rFonts w:asciiTheme="majorBidi" w:hAnsiTheme="majorBidi" w:cstheme="majorBidi"/>
          <w:b/>
          <w:bCs/>
          <w:sz w:val="24"/>
          <w:szCs w:val="24"/>
        </w:rPr>
      </w:pPr>
      <w:r w:rsidRPr="005B69DE">
        <w:rPr>
          <w:rFonts w:asciiTheme="majorBidi" w:hAnsiTheme="majorBidi" w:cstheme="majorBidi"/>
          <w:b/>
          <w:bCs/>
          <w:sz w:val="24"/>
          <w:szCs w:val="24"/>
        </w:rPr>
        <w:t>Analyzing Results and Identify Hidden Homologies:</w:t>
      </w:r>
    </w:p>
    <w:p w14:paraId="68C7428E" w14:textId="6466986B" w:rsidR="00517778" w:rsidRPr="005B69DE" w:rsidRDefault="00517778" w:rsidP="00517778">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 xml:space="preserve">* Collecting the output from the </w:t>
      </w:r>
      <w:proofErr w:type="spellStart"/>
      <w:r w:rsidRPr="005B69DE">
        <w:rPr>
          <w:rFonts w:asciiTheme="majorBidi" w:hAnsiTheme="majorBidi" w:cstheme="majorBidi"/>
          <w:sz w:val="24"/>
          <w:szCs w:val="24"/>
        </w:rPr>
        <w:t>K_mismatch</w:t>
      </w:r>
      <w:proofErr w:type="spellEnd"/>
      <w:r w:rsidRPr="005B69DE">
        <w:rPr>
          <w:rFonts w:asciiTheme="majorBidi" w:hAnsiTheme="majorBidi" w:cstheme="majorBidi"/>
          <w:sz w:val="24"/>
          <w:szCs w:val="24"/>
        </w:rPr>
        <w:t xml:space="preserve"> algorithm and </w:t>
      </w:r>
      <w:proofErr w:type="spellStart"/>
      <w:r w:rsidRPr="005B69DE">
        <w:rPr>
          <w:rFonts w:asciiTheme="majorBidi" w:hAnsiTheme="majorBidi" w:cstheme="majorBidi"/>
          <w:sz w:val="24"/>
          <w:szCs w:val="24"/>
        </w:rPr>
        <w:t>GraphAligner</w:t>
      </w:r>
      <w:proofErr w:type="spellEnd"/>
      <w:r w:rsidRPr="005B69DE">
        <w:rPr>
          <w:rFonts w:asciiTheme="majorBidi" w:hAnsiTheme="majorBidi" w:cstheme="majorBidi"/>
          <w:sz w:val="24"/>
          <w:szCs w:val="24"/>
        </w:rPr>
        <w:t xml:space="preserve"> for each query sequence.</w:t>
      </w:r>
    </w:p>
    <w:p w14:paraId="398FE2EF" w14:textId="7B054C34" w:rsidR="00517778" w:rsidRPr="005B69DE" w:rsidRDefault="00517778" w:rsidP="00517778">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Evaluating the alignments and identify potential hidden homologies based on predefined criteria.</w:t>
      </w:r>
    </w:p>
    <w:p w14:paraId="3958B43F" w14:textId="6E5537BC" w:rsidR="00517778" w:rsidRPr="005B69DE" w:rsidRDefault="00517778" w:rsidP="00517778">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Analyzing the aligned regions and patterns to determine the significance and functional implications of the detected hidden homologies.</w:t>
      </w:r>
    </w:p>
    <w:p w14:paraId="027E9186" w14:textId="77777777" w:rsidR="00517778" w:rsidRPr="005B69DE" w:rsidRDefault="00517778" w:rsidP="00517778">
      <w:pPr>
        <w:pStyle w:val="ListParagraph"/>
        <w:spacing w:after="120" w:line="264" w:lineRule="auto"/>
        <w:ind w:left="644"/>
        <w:rPr>
          <w:rFonts w:asciiTheme="majorBidi" w:hAnsiTheme="majorBidi" w:cstheme="majorBidi"/>
          <w:sz w:val="24"/>
          <w:szCs w:val="24"/>
        </w:rPr>
      </w:pPr>
    </w:p>
    <w:p w14:paraId="5625A55A" w14:textId="023B97EB" w:rsidR="00517778" w:rsidRPr="005B69DE" w:rsidRDefault="00517778" w:rsidP="00863FEC">
      <w:pPr>
        <w:pStyle w:val="ListParagraph"/>
        <w:numPr>
          <w:ilvl w:val="0"/>
          <w:numId w:val="25"/>
        </w:numPr>
        <w:spacing w:after="120" w:line="264" w:lineRule="auto"/>
        <w:rPr>
          <w:rFonts w:asciiTheme="majorBidi" w:hAnsiTheme="majorBidi" w:cstheme="majorBidi"/>
          <w:b/>
          <w:bCs/>
          <w:sz w:val="24"/>
          <w:szCs w:val="24"/>
        </w:rPr>
      </w:pPr>
      <w:r w:rsidRPr="005B69DE">
        <w:rPr>
          <w:rFonts w:asciiTheme="majorBidi" w:hAnsiTheme="majorBidi" w:cstheme="majorBidi"/>
          <w:b/>
          <w:bCs/>
          <w:sz w:val="24"/>
          <w:szCs w:val="24"/>
        </w:rPr>
        <w:t>Validate and Refine the Results:</w:t>
      </w:r>
    </w:p>
    <w:p w14:paraId="130E8F9E" w14:textId="49C7A120" w:rsidR="00517778" w:rsidRPr="005B69DE" w:rsidRDefault="00517778" w:rsidP="00517778">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Validating the detected hidden homologies through comparison with existing literature or experimental data.</w:t>
      </w:r>
    </w:p>
    <w:p w14:paraId="7D8901EF" w14:textId="09C6AD38" w:rsidR="00517778" w:rsidRPr="005B69DE" w:rsidRDefault="00517778" w:rsidP="00517778">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008D467A" w:rsidRPr="005B69DE">
        <w:rPr>
          <w:sz w:val="24"/>
          <w:szCs w:val="24"/>
        </w:rPr>
        <w:t xml:space="preserve"> </w:t>
      </w:r>
      <w:r w:rsidR="008D467A" w:rsidRPr="005B69DE">
        <w:rPr>
          <w:rFonts w:asciiTheme="majorBidi" w:hAnsiTheme="majorBidi" w:cstheme="majorBidi"/>
          <w:sz w:val="24"/>
          <w:szCs w:val="24"/>
        </w:rPr>
        <w:t xml:space="preserve">Iterate and refine the analysis parameters, such as </w:t>
      </w:r>
      <w:proofErr w:type="spellStart"/>
      <w:r w:rsidR="008D467A" w:rsidRPr="005B69DE">
        <w:rPr>
          <w:rFonts w:asciiTheme="majorBidi" w:hAnsiTheme="majorBidi" w:cstheme="majorBidi"/>
          <w:sz w:val="24"/>
          <w:szCs w:val="24"/>
        </w:rPr>
        <w:t>K_mismatch</w:t>
      </w:r>
      <w:proofErr w:type="spellEnd"/>
      <w:r w:rsidR="008D467A" w:rsidRPr="005B69DE">
        <w:rPr>
          <w:rFonts w:asciiTheme="majorBidi" w:hAnsiTheme="majorBidi" w:cstheme="majorBidi"/>
          <w:sz w:val="24"/>
          <w:szCs w:val="24"/>
        </w:rPr>
        <w:t xml:space="preserve"> thresholds and alignment parameters, to improve the accuracy of hidden homology detection.</w:t>
      </w:r>
    </w:p>
    <w:p w14:paraId="0D304540" w14:textId="77777777" w:rsidR="00F40377" w:rsidRPr="005B69DE" w:rsidRDefault="00F40377" w:rsidP="00517778">
      <w:pPr>
        <w:pStyle w:val="ListParagraph"/>
        <w:spacing w:after="120" w:line="264" w:lineRule="auto"/>
        <w:ind w:left="644"/>
        <w:rPr>
          <w:rFonts w:asciiTheme="majorBidi" w:hAnsiTheme="majorBidi" w:cstheme="majorBidi"/>
          <w:sz w:val="24"/>
          <w:szCs w:val="24"/>
        </w:rPr>
      </w:pPr>
    </w:p>
    <w:p w14:paraId="6AF85B9B" w14:textId="174AE23E" w:rsidR="00517778" w:rsidRPr="005B69DE" w:rsidRDefault="00F40377" w:rsidP="00863FEC">
      <w:pPr>
        <w:pStyle w:val="ListParagraph"/>
        <w:numPr>
          <w:ilvl w:val="0"/>
          <w:numId w:val="25"/>
        </w:numPr>
        <w:spacing w:after="120" w:line="264" w:lineRule="auto"/>
        <w:rPr>
          <w:rFonts w:asciiTheme="majorBidi" w:hAnsiTheme="majorBidi" w:cstheme="majorBidi"/>
          <w:b/>
          <w:bCs/>
          <w:sz w:val="24"/>
          <w:szCs w:val="24"/>
        </w:rPr>
      </w:pPr>
      <w:r w:rsidRPr="005B69DE">
        <w:rPr>
          <w:rFonts w:asciiTheme="majorBidi" w:hAnsiTheme="majorBidi" w:cstheme="majorBidi"/>
          <w:b/>
          <w:bCs/>
          <w:sz w:val="24"/>
          <w:szCs w:val="24"/>
        </w:rPr>
        <w:t>Result</w:t>
      </w:r>
      <w:r w:rsidR="007D740C" w:rsidRPr="005B69DE">
        <w:rPr>
          <w:rFonts w:asciiTheme="majorBidi" w:hAnsiTheme="majorBidi" w:cstheme="majorBidi"/>
          <w:b/>
          <w:bCs/>
          <w:sz w:val="24"/>
          <w:szCs w:val="24"/>
        </w:rPr>
        <w:t>s</w:t>
      </w:r>
      <w:r w:rsidRPr="005B69DE">
        <w:rPr>
          <w:rFonts w:asciiTheme="majorBidi" w:hAnsiTheme="majorBidi" w:cstheme="majorBidi"/>
          <w:b/>
          <w:bCs/>
          <w:sz w:val="24"/>
          <w:szCs w:val="24"/>
        </w:rPr>
        <w:t xml:space="preserve"> report:</w:t>
      </w:r>
    </w:p>
    <w:p w14:paraId="22E1C7BC" w14:textId="72590448" w:rsidR="00F40377" w:rsidRPr="005B69DE" w:rsidRDefault="00F40377" w:rsidP="00F40377">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Summarizing the findings and conclusions from the hidden homology detection analysis.</w:t>
      </w:r>
    </w:p>
    <w:p w14:paraId="25CE295B" w14:textId="5C3E9CBA" w:rsidR="00F40377" w:rsidRPr="005B69DE" w:rsidRDefault="00F40377" w:rsidP="00F40377">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Providing a detailed description of the identified hidden homologies and their potential implications.</w:t>
      </w:r>
    </w:p>
    <w:p w14:paraId="11D43ABD" w14:textId="6FE3AA97" w:rsidR="00F40377" w:rsidRPr="005B69DE" w:rsidRDefault="00F40377" w:rsidP="00F40377">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Presenting visualizations or diagrams to aid in the interpretation and understanding of the results.</w:t>
      </w:r>
    </w:p>
    <w:p w14:paraId="04099522" w14:textId="77AC6201" w:rsidR="00F40377" w:rsidRPr="005B69DE" w:rsidRDefault="00F40377" w:rsidP="00F40377">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Discussion of the limitations and challenges encountered during the analysis process.</w:t>
      </w:r>
    </w:p>
    <w:p w14:paraId="3AA23376" w14:textId="14F9C7CE" w:rsidR="00F40377" w:rsidRPr="005B69DE" w:rsidRDefault="00F40377" w:rsidP="00F40377">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Incorporate feedback and suggestions from the advisor.</w:t>
      </w:r>
    </w:p>
    <w:p w14:paraId="4B4AB01B" w14:textId="2834052D" w:rsidR="00F40377" w:rsidRDefault="00F40377" w:rsidP="00F40377">
      <w:pPr>
        <w:pStyle w:val="ListParagraph"/>
        <w:spacing w:after="120" w:line="264" w:lineRule="auto"/>
        <w:ind w:left="644"/>
        <w:rPr>
          <w:rFonts w:asciiTheme="majorBidi" w:hAnsiTheme="majorBidi" w:cstheme="majorBidi"/>
          <w:sz w:val="24"/>
          <w:szCs w:val="24"/>
        </w:rPr>
      </w:pPr>
      <w:r w:rsidRPr="005B69DE">
        <w:rPr>
          <w:rFonts w:asciiTheme="majorBidi" w:hAnsiTheme="majorBidi" w:cstheme="majorBidi"/>
          <w:sz w:val="24"/>
          <w:szCs w:val="24"/>
        </w:rPr>
        <w:t>*</w:t>
      </w:r>
      <w:r w:rsidRPr="005B69DE">
        <w:rPr>
          <w:sz w:val="24"/>
          <w:szCs w:val="24"/>
        </w:rPr>
        <w:t xml:space="preserve"> </w:t>
      </w:r>
      <w:r w:rsidRPr="005B69DE">
        <w:rPr>
          <w:rFonts w:asciiTheme="majorBidi" w:hAnsiTheme="majorBidi" w:cstheme="majorBidi"/>
          <w:sz w:val="24"/>
          <w:szCs w:val="24"/>
        </w:rPr>
        <w:t>Ensure the report is well-organized and formatted according to the designated guidelines.</w:t>
      </w:r>
    </w:p>
    <w:p w14:paraId="6BA5ED58" w14:textId="77777777" w:rsidR="004D6442" w:rsidRDefault="004D6442" w:rsidP="00F40377">
      <w:pPr>
        <w:pStyle w:val="ListParagraph"/>
        <w:spacing w:after="120" w:line="264" w:lineRule="auto"/>
        <w:ind w:left="644"/>
        <w:rPr>
          <w:rFonts w:asciiTheme="majorBidi" w:hAnsiTheme="majorBidi" w:cstheme="majorBidi"/>
          <w:sz w:val="24"/>
          <w:szCs w:val="24"/>
        </w:rPr>
      </w:pPr>
    </w:p>
    <w:p w14:paraId="2E6A1525" w14:textId="77777777" w:rsidR="004D6442" w:rsidRPr="005B69DE" w:rsidRDefault="004D6442" w:rsidP="00F40377">
      <w:pPr>
        <w:pStyle w:val="ListParagraph"/>
        <w:spacing w:after="120" w:line="264" w:lineRule="auto"/>
        <w:ind w:left="644"/>
        <w:rPr>
          <w:rFonts w:asciiTheme="majorBidi" w:hAnsiTheme="majorBidi" w:cstheme="majorBidi"/>
          <w:sz w:val="24"/>
          <w:szCs w:val="24"/>
        </w:rPr>
      </w:pPr>
    </w:p>
    <w:p w14:paraId="0AAD663F" w14:textId="77777777" w:rsidR="00F40377" w:rsidRDefault="00F40377" w:rsidP="00F40377">
      <w:pPr>
        <w:pStyle w:val="ListParagraph"/>
        <w:spacing w:after="120" w:line="264" w:lineRule="auto"/>
        <w:ind w:left="644"/>
        <w:rPr>
          <w:rFonts w:asciiTheme="majorBidi" w:hAnsiTheme="majorBidi" w:cstheme="majorBidi"/>
          <w:sz w:val="24"/>
          <w:szCs w:val="24"/>
        </w:rPr>
      </w:pPr>
    </w:p>
    <w:p w14:paraId="68AA4B16" w14:textId="4968B826" w:rsidR="004D6442" w:rsidRPr="00223E91" w:rsidRDefault="004D6442" w:rsidP="004D6442">
      <w:pPr>
        <w:spacing w:after="120" w:line="264" w:lineRule="auto"/>
        <w:ind w:left="284"/>
        <w:jc w:val="center"/>
        <w:rPr>
          <w:rFonts w:asciiTheme="majorBidi" w:hAnsiTheme="majorBidi" w:cstheme="majorBid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E91">
        <w:rPr>
          <w:rFonts w:asciiTheme="majorBidi" w:hAnsiTheme="majorBidi" w:cstheme="majorBid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Detailed Implementation Steps</w:t>
      </w:r>
    </w:p>
    <w:p w14:paraId="0B3E71B2" w14:textId="77777777" w:rsidR="00C104F8" w:rsidRPr="00C104F8" w:rsidRDefault="00C104F8" w:rsidP="004D6442">
      <w:pPr>
        <w:spacing w:after="120" w:line="264" w:lineRule="auto"/>
        <w:ind w:left="284"/>
        <w:jc w:val="center"/>
        <w:rPr>
          <w:rFonts w:asciiTheme="majorBidi" w:hAnsiTheme="majorBidi" w:cstheme="majorBidi"/>
          <w:bCs/>
          <w:i/>
          <w:i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AC1C58" w14:textId="3DE9E7C3" w:rsidR="0024429B" w:rsidRPr="00D64133" w:rsidRDefault="0024429B" w:rsidP="0024429B">
      <w:pPr>
        <w:tabs>
          <w:tab w:val="left" w:pos="1815"/>
        </w:tabs>
        <w:spacing w:after="120" w:line="264" w:lineRule="auto"/>
        <w:rPr>
          <w:rFonts w:asciiTheme="majorBidi" w:hAnsiTheme="majorBidi" w:cstheme="majorBidi"/>
        </w:rPr>
      </w:pPr>
      <w:r w:rsidRPr="0024429B">
        <w:rPr>
          <w:rFonts w:asciiTheme="majorBidi" w:hAnsiTheme="majorBidi" w:cstheme="majorBidi"/>
          <w:sz w:val="24"/>
          <w:szCs w:val="24"/>
        </w:rPr>
        <w:t>The following actions should be taken to create a weighted relatedness protein network</w:t>
      </w:r>
      <w:r>
        <w:rPr>
          <w:rFonts w:asciiTheme="majorBidi" w:hAnsiTheme="majorBidi" w:cstheme="majorBidi"/>
          <w:sz w:val="24"/>
          <w:szCs w:val="24"/>
        </w:rPr>
        <w:t xml:space="preserve"> according to [16]</w:t>
      </w:r>
      <w:r w:rsidRPr="0024429B">
        <w:rPr>
          <w:rFonts w:asciiTheme="majorBidi" w:hAnsiTheme="majorBidi" w:cstheme="majorBidi"/>
          <w:sz w:val="24"/>
          <w:szCs w:val="24"/>
        </w:rPr>
        <w:t>:</w:t>
      </w:r>
    </w:p>
    <w:p w14:paraId="52C83283" w14:textId="77777777" w:rsidR="0024429B" w:rsidRPr="00F10B47" w:rsidRDefault="0024429B" w:rsidP="0024429B">
      <w:pPr>
        <w:pStyle w:val="NormalWeb"/>
        <w:numPr>
          <w:ilvl w:val="0"/>
          <w:numId w:val="33"/>
        </w:numPr>
        <w:spacing w:before="0" w:beforeAutospacing="0" w:after="120" w:afterAutospacing="0" w:line="264" w:lineRule="auto"/>
        <w:contextualSpacing/>
        <w:jc w:val="both"/>
        <w:rPr>
          <w:rFonts w:asciiTheme="majorBidi" w:hAnsiTheme="majorBidi" w:cstheme="majorBidi"/>
          <w:sz w:val="22"/>
          <w:szCs w:val="22"/>
        </w:rPr>
      </w:pPr>
      <w:r w:rsidRPr="00F10B47">
        <w:rPr>
          <w:rFonts w:asciiTheme="majorBidi" w:hAnsiTheme="majorBidi" w:cstheme="majorBidi"/>
          <w:sz w:val="22"/>
          <w:szCs w:val="22"/>
        </w:rPr>
        <w:t>Obtaining a protein network.</w:t>
      </w:r>
      <w:bookmarkStart w:id="32" w:name="_s3unybr6i868" w:colFirst="0" w:colLast="0"/>
      <w:bookmarkEnd w:id="32"/>
    </w:p>
    <w:p w14:paraId="65469D8F" w14:textId="77777777" w:rsidR="0024429B" w:rsidRPr="00F10B47" w:rsidRDefault="0024429B" w:rsidP="0024429B">
      <w:pPr>
        <w:pStyle w:val="NormalWeb"/>
        <w:numPr>
          <w:ilvl w:val="0"/>
          <w:numId w:val="33"/>
        </w:numPr>
        <w:spacing w:before="0" w:beforeAutospacing="0" w:after="120" w:afterAutospacing="0" w:line="264" w:lineRule="auto"/>
        <w:contextualSpacing/>
        <w:jc w:val="both"/>
        <w:rPr>
          <w:rFonts w:asciiTheme="majorBidi" w:hAnsiTheme="majorBidi" w:cstheme="majorBidi"/>
          <w:sz w:val="22"/>
          <w:szCs w:val="22"/>
        </w:rPr>
      </w:pPr>
      <w:r w:rsidRPr="00F10B47">
        <w:rPr>
          <w:rFonts w:asciiTheme="majorBidi" w:hAnsiTheme="majorBidi" w:cstheme="majorBidi"/>
          <w:sz w:val="22"/>
          <w:szCs w:val="22"/>
        </w:rPr>
        <w:t>Generating training data.</w:t>
      </w:r>
    </w:p>
    <w:p w14:paraId="61176C36" w14:textId="77777777" w:rsidR="0024429B" w:rsidRPr="00F10B47" w:rsidRDefault="0024429B" w:rsidP="0024429B">
      <w:pPr>
        <w:pStyle w:val="NormalWeb"/>
        <w:numPr>
          <w:ilvl w:val="0"/>
          <w:numId w:val="33"/>
        </w:numPr>
        <w:spacing w:before="0" w:beforeAutospacing="0" w:after="120" w:afterAutospacing="0" w:line="264" w:lineRule="auto"/>
        <w:contextualSpacing/>
        <w:jc w:val="both"/>
        <w:rPr>
          <w:rFonts w:asciiTheme="majorBidi" w:hAnsiTheme="majorBidi" w:cstheme="majorBidi"/>
          <w:sz w:val="22"/>
          <w:szCs w:val="22"/>
        </w:rPr>
      </w:pPr>
      <w:r w:rsidRPr="00F10B47">
        <w:rPr>
          <w:rFonts w:asciiTheme="majorBidi" w:hAnsiTheme="majorBidi" w:cstheme="majorBidi"/>
          <w:sz w:val="22"/>
          <w:szCs w:val="22"/>
        </w:rPr>
        <w:t>Generating a weighting function derived from training data values.</w:t>
      </w:r>
      <w:bookmarkStart w:id="33" w:name="_4ryyjbq6yrxu" w:colFirst="0" w:colLast="0"/>
      <w:bookmarkEnd w:id="33"/>
    </w:p>
    <w:p w14:paraId="5A9F37B8" w14:textId="77777777" w:rsidR="0024429B" w:rsidRPr="00795B21" w:rsidRDefault="0024429B" w:rsidP="0024429B">
      <w:pPr>
        <w:pStyle w:val="NormalWeb"/>
        <w:numPr>
          <w:ilvl w:val="0"/>
          <w:numId w:val="33"/>
        </w:numPr>
        <w:spacing w:before="0" w:beforeAutospacing="0" w:after="120" w:afterAutospacing="0" w:line="264" w:lineRule="auto"/>
        <w:contextualSpacing/>
        <w:jc w:val="both"/>
        <w:rPr>
          <w:rFonts w:asciiTheme="majorBidi" w:hAnsiTheme="majorBidi" w:cstheme="majorBidi"/>
          <w:sz w:val="22"/>
          <w:szCs w:val="22"/>
        </w:rPr>
      </w:pPr>
      <w:r w:rsidRPr="00F10B47">
        <w:rPr>
          <w:rFonts w:asciiTheme="majorBidi" w:hAnsiTheme="majorBidi" w:cstheme="majorBidi"/>
          <w:sz w:val="22"/>
          <w:szCs w:val="22"/>
        </w:rPr>
        <w:t>Applying said weighting function to a protein network.</w:t>
      </w:r>
    </w:p>
    <w:p w14:paraId="0062F737" w14:textId="4E29028A" w:rsidR="00E56612" w:rsidRPr="00C104F8" w:rsidRDefault="00223E91" w:rsidP="00CA1463">
      <w:pPr>
        <w:rPr>
          <w:rFonts w:asciiTheme="majorBidi" w:hAnsiTheme="majorBidi" w:cstheme="majorBidi"/>
          <w:b/>
          <w:sz w:val="24"/>
          <w:szCs w:val="24"/>
        </w:rPr>
      </w:pPr>
      <w:r>
        <w:rPr>
          <w:rFonts w:asciiTheme="majorBidi" w:hAnsiTheme="majorBidi" w:cstheme="majorBidi"/>
          <w:b/>
          <w:sz w:val="24"/>
          <w:szCs w:val="24"/>
        </w:rPr>
        <w:t>8</w:t>
      </w:r>
      <w:r w:rsidR="00E56612" w:rsidRPr="00C104F8">
        <w:rPr>
          <w:rFonts w:asciiTheme="majorBidi" w:hAnsiTheme="majorBidi" w:cstheme="majorBidi"/>
          <w:b/>
          <w:sz w:val="24"/>
          <w:szCs w:val="24"/>
        </w:rPr>
        <w:t>.</w:t>
      </w:r>
      <w:r w:rsidR="00CA1463" w:rsidRPr="00C104F8">
        <w:rPr>
          <w:rFonts w:asciiTheme="majorBidi" w:hAnsiTheme="majorBidi" w:cstheme="majorBidi"/>
          <w:b/>
          <w:sz w:val="24"/>
          <w:szCs w:val="24"/>
        </w:rPr>
        <w:t>3</w:t>
      </w:r>
      <w:r w:rsidR="00E56612" w:rsidRPr="00C104F8">
        <w:rPr>
          <w:rFonts w:asciiTheme="majorBidi" w:hAnsiTheme="majorBidi" w:cstheme="majorBidi"/>
          <w:b/>
          <w:sz w:val="24"/>
          <w:szCs w:val="24"/>
        </w:rPr>
        <w:t>. System steps - flow chart</w:t>
      </w:r>
      <w:r w:rsidR="00551D64" w:rsidRPr="00C104F8">
        <w:rPr>
          <w:rFonts w:asciiTheme="majorBidi" w:hAnsiTheme="majorBidi" w:cstheme="majorBidi"/>
          <w:b/>
          <w:sz w:val="24"/>
          <w:szCs w:val="24"/>
        </w:rPr>
        <w:t xml:space="preserve">  </w:t>
      </w:r>
    </w:p>
    <w:p w14:paraId="6B83C794" w14:textId="77777777" w:rsidR="00C104F8" w:rsidRDefault="00C104F8" w:rsidP="00572E96">
      <w:pPr>
        <w:spacing w:after="160" w:line="259" w:lineRule="auto"/>
        <w:jc w:val="center"/>
        <w:rPr>
          <w:rFonts w:asciiTheme="majorBidi" w:eastAsia="Calibri" w:hAnsiTheme="majorBidi" w:cstheme="majorBidi"/>
          <w:b/>
          <w:sz w:val="36"/>
          <w:szCs w:val="36"/>
          <w:lang w:bidi="ar-SY"/>
        </w:rPr>
      </w:pPr>
    </w:p>
    <w:p w14:paraId="66E7BCF5" w14:textId="30B6ACD6" w:rsidR="00C104F8" w:rsidRPr="00C104F8" w:rsidRDefault="00E56612" w:rsidP="00C104F8">
      <w:pPr>
        <w:spacing w:after="160" w:line="259" w:lineRule="auto"/>
        <w:jc w:val="center"/>
        <w:rPr>
          <w:rFonts w:asciiTheme="majorBidi" w:eastAsia="Calibri" w:hAnsiTheme="majorBidi" w:cstheme="majorBidi"/>
          <w:b/>
          <w:sz w:val="36"/>
          <w:szCs w:val="36"/>
          <w:lang w:bidi="ar-SY"/>
        </w:rPr>
      </w:pPr>
      <w:r w:rsidRPr="00572E96">
        <w:rPr>
          <w:rFonts w:asciiTheme="majorBidi" w:hAnsiTheme="majorBidi" w:cstheme="majorBidi" w:hint="cs"/>
          <w:b/>
          <w:noProof/>
          <w:sz w:val="36"/>
          <w:szCs w:val="36"/>
          <w:rtl/>
        </w:rPr>
        <w:drawing>
          <wp:anchor distT="0" distB="0" distL="114300" distR="114300" simplePos="0" relativeHeight="251665408" behindDoc="1" locked="0" layoutInCell="1" allowOverlap="1" wp14:anchorId="1150BB37" wp14:editId="1DC7E86E">
            <wp:simplePos x="0" y="0"/>
            <wp:positionH relativeFrom="margin">
              <wp:posOffset>273050</wp:posOffset>
            </wp:positionH>
            <wp:positionV relativeFrom="paragraph">
              <wp:posOffset>12700</wp:posOffset>
            </wp:positionV>
            <wp:extent cx="5259705" cy="4381500"/>
            <wp:effectExtent l="0" t="19050" r="17145" b="19050"/>
            <wp:wrapTight wrapText="bothSides">
              <wp:wrapPolygon edited="0">
                <wp:start x="0" y="-94"/>
                <wp:lineTo x="0" y="4414"/>
                <wp:lineTo x="10405" y="4602"/>
                <wp:lineTo x="0" y="4696"/>
                <wp:lineTo x="0" y="11927"/>
                <wp:lineTo x="10405" y="12115"/>
                <wp:lineTo x="0" y="12115"/>
                <wp:lineTo x="0" y="17937"/>
                <wp:lineTo x="10405" y="18125"/>
                <wp:lineTo x="0" y="18125"/>
                <wp:lineTo x="0" y="21600"/>
                <wp:lineTo x="21592" y="21600"/>
                <wp:lineTo x="21592" y="18125"/>
                <wp:lineTo x="11187" y="18125"/>
                <wp:lineTo x="21592" y="17937"/>
                <wp:lineTo x="21592" y="12115"/>
                <wp:lineTo x="11187" y="12115"/>
                <wp:lineTo x="21592" y="11927"/>
                <wp:lineTo x="21592" y="4696"/>
                <wp:lineTo x="11187" y="4602"/>
                <wp:lineTo x="21592" y="4414"/>
                <wp:lineTo x="21592" y="-94"/>
                <wp:lineTo x="0" y="-94"/>
              </wp:wrapPolygon>
            </wp:wrapTight>
            <wp:docPr id="21" name="דיאגרמה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572E96" w:rsidRPr="00572E96">
        <w:rPr>
          <w:rFonts w:asciiTheme="majorBidi" w:eastAsia="Calibri" w:hAnsiTheme="majorBidi" w:cstheme="majorBidi"/>
          <w:b/>
          <w:sz w:val="36"/>
          <w:szCs w:val="36"/>
          <w:lang w:bidi="ar-SY"/>
        </w:rPr>
        <w:t xml:space="preserve">       /</w:t>
      </w:r>
      <w:r w:rsidR="00C104F8">
        <w:rPr>
          <w:rFonts w:asciiTheme="majorBidi" w:eastAsia="Calibri" w:hAnsiTheme="majorBidi" w:cstheme="majorBidi"/>
          <w:b/>
          <w:sz w:val="36"/>
          <w:szCs w:val="36"/>
          <w:lang w:bidi="ar-SY"/>
        </w:rPr>
        <w:t>/</w:t>
      </w:r>
    </w:p>
    <w:p w14:paraId="5E803442" w14:textId="1B7A6652" w:rsidR="00760A29" w:rsidRPr="00C104F8" w:rsidRDefault="00223E91" w:rsidP="00760A29">
      <w:pPr>
        <w:rPr>
          <w:rFonts w:asciiTheme="majorBidi" w:hAnsiTheme="majorBidi" w:cstheme="majorBidi"/>
          <w:b/>
          <w:sz w:val="24"/>
          <w:szCs w:val="24"/>
        </w:rPr>
      </w:pPr>
      <w:r>
        <w:rPr>
          <w:rFonts w:asciiTheme="majorBidi" w:hAnsiTheme="majorBidi" w:cstheme="majorBidi"/>
          <w:b/>
          <w:sz w:val="24"/>
          <w:szCs w:val="24"/>
        </w:rPr>
        <w:t>8</w:t>
      </w:r>
      <w:r w:rsidR="00760A29" w:rsidRPr="00C104F8">
        <w:rPr>
          <w:rFonts w:asciiTheme="majorBidi" w:hAnsiTheme="majorBidi" w:cstheme="majorBidi"/>
          <w:b/>
          <w:sz w:val="24"/>
          <w:szCs w:val="24"/>
        </w:rPr>
        <w:t xml:space="preserve">.4. Use Case </w:t>
      </w:r>
      <w:r w:rsidRPr="00C104F8">
        <w:rPr>
          <w:rFonts w:asciiTheme="majorBidi" w:hAnsiTheme="majorBidi" w:cstheme="majorBidi"/>
          <w:b/>
          <w:sz w:val="24"/>
          <w:szCs w:val="24"/>
        </w:rPr>
        <w:t>diagram.</w:t>
      </w:r>
    </w:p>
    <w:p w14:paraId="6A4E4C89" w14:textId="77777777" w:rsidR="00572E96" w:rsidRPr="00572E96" w:rsidRDefault="00572E96" w:rsidP="00572E96">
      <w:pPr>
        <w:spacing w:after="160" w:line="259" w:lineRule="auto"/>
        <w:jc w:val="center"/>
        <w:rPr>
          <w:rFonts w:asciiTheme="majorBidi" w:eastAsia="Calibri" w:hAnsiTheme="majorBidi" w:cstheme="majorBidi"/>
          <w:b/>
          <w:sz w:val="36"/>
          <w:szCs w:val="36"/>
          <w:highlight w:val="lightGray"/>
          <w:rtl/>
        </w:rPr>
      </w:pPr>
    </w:p>
    <w:p w14:paraId="365501BF" w14:textId="5E671F32" w:rsidR="00E56612" w:rsidRDefault="00760A29" w:rsidP="00E56612">
      <w:pPr>
        <w:spacing w:before="240" w:after="120" w:line="264" w:lineRule="auto"/>
        <w:rPr>
          <w:rFonts w:asciiTheme="majorBidi" w:hAnsiTheme="majorBidi" w:cstheme="majorBidi"/>
          <w:b/>
          <w:sz w:val="24"/>
          <w:szCs w:val="24"/>
        </w:rPr>
      </w:pPr>
      <w:r>
        <w:rPr>
          <w:rFonts w:asciiTheme="majorBidi" w:hAnsiTheme="majorBidi" w:cstheme="majorBidi"/>
          <w:b/>
          <w:noProof/>
          <w:sz w:val="24"/>
          <w:szCs w:val="24"/>
        </w:rPr>
        <w:drawing>
          <wp:inline distT="0" distB="0" distL="0" distR="0" wp14:anchorId="5B72238C" wp14:editId="06BD7D02">
            <wp:extent cx="5289550" cy="4705350"/>
            <wp:effectExtent l="0" t="0" r="6350" b="0"/>
            <wp:docPr id="2057707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0045" cy="4705790"/>
                    </a:xfrm>
                    <a:prstGeom prst="rect">
                      <a:avLst/>
                    </a:prstGeom>
                    <a:noFill/>
                    <a:ln>
                      <a:noFill/>
                    </a:ln>
                  </pic:spPr>
                </pic:pic>
              </a:graphicData>
            </a:graphic>
          </wp:inline>
        </w:drawing>
      </w:r>
    </w:p>
    <w:p w14:paraId="7630BED8" w14:textId="77777777" w:rsidR="00E56612" w:rsidRDefault="00E56612" w:rsidP="00E56612">
      <w:pPr>
        <w:spacing w:before="240" w:after="120" w:line="264" w:lineRule="auto"/>
        <w:rPr>
          <w:rFonts w:asciiTheme="majorBidi" w:hAnsiTheme="majorBidi" w:cstheme="majorBidi"/>
          <w:b/>
          <w:sz w:val="24"/>
          <w:szCs w:val="24"/>
        </w:rPr>
      </w:pPr>
    </w:p>
    <w:p w14:paraId="47166917" w14:textId="77777777" w:rsidR="00E56612" w:rsidRDefault="00E56612" w:rsidP="00E56612">
      <w:pPr>
        <w:spacing w:before="240" w:after="120" w:line="264" w:lineRule="auto"/>
        <w:rPr>
          <w:rFonts w:asciiTheme="majorBidi" w:hAnsiTheme="majorBidi" w:cstheme="majorBidi"/>
          <w:b/>
          <w:sz w:val="24"/>
          <w:szCs w:val="24"/>
        </w:rPr>
      </w:pPr>
    </w:p>
    <w:p w14:paraId="2FEAE708" w14:textId="77777777" w:rsidR="00560DD0" w:rsidRPr="00560DD0" w:rsidRDefault="00560DD0" w:rsidP="00560DD0">
      <w:pPr>
        <w:spacing w:after="120" w:line="264" w:lineRule="auto"/>
        <w:ind w:firstLine="284"/>
        <w:jc w:val="both"/>
        <w:rPr>
          <w:rFonts w:asciiTheme="majorBidi" w:hAnsiTheme="majorBidi" w:cstheme="majorBidi"/>
          <w:sz w:val="24"/>
          <w:szCs w:val="24"/>
        </w:rPr>
      </w:pPr>
    </w:p>
    <w:p w14:paraId="079EF701" w14:textId="77777777" w:rsidR="00560DD0" w:rsidRDefault="00560DD0" w:rsidP="00560DD0">
      <w:pPr>
        <w:spacing w:after="120" w:line="264" w:lineRule="auto"/>
        <w:ind w:firstLine="284"/>
        <w:jc w:val="both"/>
        <w:rPr>
          <w:rFonts w:asciiTheme="majorBidi" w:hAnsiTheme="majorBidi" w:cstheme="majorBidi"/>
          <w:sz w:val="24"/>
          <w:szCs w:val="24"/>
        </w:rPr>
      </w:pPr>
    </w:p>
    <w:p w14:paraId="4FDCE99A" w14:textId="77777777" w:rsidR="007E485E" w:rsidRDefault="007E485E" w:rsidP="00560DD0">
      <w:pPr>
        <w:spacing w:after="120" w:line="264" w:lineRule="auto"/>
        <w:ind w:firstLine="284"/>
        <w:jc w:val="both"/>
        <w:rPr>
          <w:rFonts w:asciiTheme="majorBidi" w:hAnsiTheme="majorBidi" w:cstheme="majorBidi"/>
          <w:sz w:val="24"/>
          <w:szCs w:val="24"/>
        </w:rPr>
      </w:pPr>
    </w:p>
    <w:p w14:paraId="1E87EA86" w14:textId="77777777" w:rsidR="007E485E" w:rsidRDefault="007E485E" w:rsidP="00560DD0">
      <w:pPr>
        <w:spacing w:after="120" w:line="264" w:lineRule="auto"/>
        <w:ind w:firstLine="284"/>
        <w:jc w:val="both"/>
        <w:rPr>
          <w:rFonts w:asciiTheme="majorBidi" w:hAnsiTheme="majorBidi" w:cstheme="majorBidi"/>
          <w:sz w:val="24"/>
          <w:szCs w:val="24"/>
        </w:rPr>
      </w:pPr>
    </w:p>
    <w:p w14:paraId="3E995EDC" w14:textId="77777777" w:rsidR="007E485E" w:rsidRDefault="007E485E" w:rsidP="00560DD0">
      <w:pPr>
        <w:spacing w:after="120" w:line="264" w:lineRule="auto"/>
        <w:ind w:firstLine="284"/>
        <w:jc w:val="both"/>
        <w:rPr>
          <w:rFonts w:asciiTheme="majorBidi" w:hAnsiTheme="majorBidi" w:cstheme="majorBidi"/>
          <w:sz w:val="24"/>
          <w:szCs w:val="24"/>
        </w:rPr>
      </w:pPr>
    </w:p>
    <w:p w14:paraId="4C9CCEE1" w14:textId="77777777" w:rsidR="007E485E" w:rsidRDefault="007E485E" w:rsidP="00560DD0">
      <w:pPr>
        <w:spacing w:after="120" w:line="264" w:lineRule="auto"/>
        <w:ind w:firstLine="284"/>
        <w:jc w:val="both"/>
        <w:rPr>
          <w:rFonts w:asciiTheme="majorBidi" w:hAnsiTheme="majorBidi" w:cstheme="majorBidi"/>
          <w:sz w:val="24"/>
          <w:szCs w:val="24"/>
        </w:rPr>
      </w:pPr>
    </w:p>
    <w:p w14:paraId="02DE3DE6" w14:textId="77777777" w:rsidR="007E485E" w:rsidRDefault="007E485E" w:rsidP="00560DD0">
      <w:pPr>
        <w:spacing w:after="120" w:line="264" w:lineRule="auto"/>
        <w:ind w:firstLine="284"/>
        <w:jc w:val="both"/>
        <w:rPr>
          <w:rFonts w:asciiTheme="majorBidi" w:hAnsiTheme="majorBidi" w:cstheme="majorBidi"/>
          <w:sz w:val="24"/>
          <w:szCs w:val="24"/>
        </w:rPr>
      </w:pPr>
    </w:p>
    <w:p w14:paraId="4F9E4529" w14:textId="77777777" w:rsidR="007E485E" w:rsidRDefault="007E485E" w:rsidP="00560DD0">
      <w:pPr>
        <w:spacing w:after="120" w:line="264" w:lineRule="auto"/>
        <w:ind w:firstLine="284"/>
        <w:jc w:val="both"/>
        <w:rPr>
          <w:rFonts w:asciiTheme="majorBidi" w:hAnsiTheme="majorBidi" w:cstheme="majorBidi"/>
          <w:sz w:val="24"/>
          <w:szCs w:val="24"/>
        </w:rPr>
      </w:pPr>
    </w:p>
    <w:p w14:paraId="60BDCC62" w14:textId="77777777" w:rsidR="007E485E" w:rsidRDefault="007E485E" w:rsidP="00560DD0">
      <w:pPr>
        <w:spacing w:after="120" w:line="264" w:lineRule="auto"/>
        <w:ind w:firstLine="284"/>
        <w:jc w:val="both"/>
        <w:rPr>
          <w:rFonts w:asciiTheme="majorBidi" w:hAnsiTheme="majorBidi" w:cstheme="majorBidi"/>
          <w:sz w:val="24"/>
          <w:szCs w:val="24"/>
        </w:rPr>
      </w:pPr>
    </w:p>
    <w:p w14:paraId="7EE549C6" w14:textId="77777777" w:rsidR="00C104F8" w:rsidRDefault="00C104F8" w:rsidP="00560DD0">
      <w:pPr>
        <w:spacing w:after="120" w:line="264" w:lineRule="auto"/>
        <w:ind w:firstLine="284"/>
        <w:jc w:val="both"/>
        <w:rPr>
          <w:rFonts w:asciiTheme="majorBidi" w:hAnsiTheme="majorBidi" w:cstheme="majorBidi"/>
          <w:sz w:val="24"/>
          <w:szCs w:val="24"/>
        </w:rPr>
      </w:pPr>
    </w:p>
    <w:p w14:paraId="28EF27E7" w14:textId="4440BDE8" w:rsidR="007E485E" w:rsidRPr="00C104F8" w:rsidRDefault="007E485E" w:rsidP="007E485E">
      <w:pPr>
        <w:rPr>
          <w:rFonts w:asciiTheme="majorBidi" w:hAnsiTheme="majorBidi" w:cstheme="majorBidi"/>
          <w:b/>
          <w:sz w:val="24"/>
          <w:szCs w:val="24"/>
        </w:rPr>
      </w:pPr>
      <w:r w:rsidRPr="00C104F8">
        <w:rPr>
          <w:rFonts w:asciiTheme="majorBidi" w:hAnsiTheme="majorBidi" w:cstheme="majorBidi"/>
          <w:b/>
          <w:sz w:val="24"/>
          <w:szCs w:val="24"/>
        </w:rPr>
        <w:t>7.5. Class diagram</w:t>
      </w:r>
    </w:p>
    <w:p w14:paraId="44A1F420" w14:textId="77777777" w:rsidR="007E485E" w:rsidRDefault="007E485E" w:rsidP="00560DD0">
      <w:pPr>
        <w:spacing w:after="120" w:line="264" w:lineRule="auto"/>
        <w:ind w:firstLine="284"/>
        <w:jc w:val="both"/>
        <w:rPr>
          <w:rFonts w:asciiTheme="majorBidi" w:hAnsiTheme="majorBidi" w:cstheme="majorBidi"/>
          <w:sz w:val="24"/>
          <w:szCs w:val="24"/>
        </w:rPr>
      </w:pPr>
    </w:p>
    <w:p w14:paraId="0C724D03" w14:textId="100C5090" w:rsidR="007E485E" w:rsidRDefault="007E485E" w:rsidP="00560DD0">
      <w:pPr>
        <w:spacing w:after="120" w:line="264" w:lineRule="auto"/>
        <w:ind w:firstLine="284"/>
        <w:jc w:val="both"/>
        <w:rPr>
          <w:rFonts w:asciiTheme="majorBidi" w:hAnsiTheme="majorBidi" w:cstheme="majorBidi"/>
          <w:sz w:val="24"/>
          <w:szCs w:val="24"/>
        </w:rPr>
      </w:pPr>
      <w:r>
        <w:rPr>
          <w:noProof/>
          <w14:ligatures w14:val="standardContextual"/>
        </w:rPr>
        <w:drawing>
          <wp:inline distT="0" distB="0" distL="0" distR="0" wp14:anchorId="437B5DB5" wp14:editId="1C172AC6">
            <wp:extent cx="5274310" cy="7065010"/>
            <wp:effectExtent l="0" t="0" r="2540" b="2540"/>
            <wp:docPr id="1" name="image1.png"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text, diagram, screenshot, plan&#10;&#10;Description automatically generated"/>
                    <pic:cNvPicPr>
                      <a:picLocks noChangeAspect="1"/>
                    </pic:cNvPicPr>
                  </pic:nvPicPr>
                  <pic:blipFill>
                    <a:blip r:embed="rId20" cstate="print"/>
                    <a:stretch>
                      <a:fillRect/>
                    </a:stretch>
                  </pic:blipFill>
                  <pic:spPr>
                    <a:xfrm>
                      <a:off x="0" y="0"/>
                      <a:ext cx="5274310" cy="7065010"/>
                    </a:xfrm>
                    <a:prstGeom prst="rect">
                      <a:avLst/>
                    </a:prstGeom>
                  </pic:spPr>
                </pic:pic>
              </a:graphicData>
            </a:graphic>
          </wp:inline>
        </w:drawing>
      </w:r>
    </w:p>
    <w:p w14:paraId="591FEFA8" w14:textId="3D4AA551" w:rsidR="007E485E" w:rsidRDefault="007E485E" w:rsidP="00560DD0">
      <w:pPr>
        <w:spacing w:after="120" w:line="264" w:lineRule="auto"/>
        <w:ind w:firstLine="284"/>
        <w:jc w:val="both"/>
        <w:rPr>
          <w:rFonts w:asciiTheme="majorBidi" w:hAnsiTheme="majorBidi" w:cstheme="majorBidi"/>
          <w:sz w:val="24"/>
          <w:szCs w:val="24"/>
        </w:rPr>
      </w:pPr>
    </w:p>
    <w:p w14:paraId="7393B1E5" w14:textId="77777777" w:rsidR="007E485E" w:rsidRDefault="007E485E" w:rsidP="00560DD0">
      <w:pPr>
        <w:spacing w:after="120" w:line="264" w:lineRule="auto"/>
        <w:ind w:firstLine="284"/>
        <w:jc w:val="both"/>
        <w:rPr>
          <w:rFonts w:asciiTheme="majorBidi" w:hAnsiTheme="majorBidi" w:cstheme="majorBidi"/>
          <w:sz w:val="24"/>
          <w:szCs w:val="24"/>
        </w:rPr>
      </w:pPr>
    </w:p>
    <w:p w14:paraId="2D7EC8B0" w14:textId="77777777" w:rsidR="00C104F8" w:rsidRDefault="00C104F8" w:rsidP="00560DD0">
      <w:pPr>
        <w:spacing w:after="120" w:line="264" w:lineRule="auto"/>
        <w:ind w:firstLine="284"/>
        <w:jc w:val="both"/>
        <w:rPr>
          <w:rFonts w:asciiTheme="majorBidi" w:hAnsiTheme="majorBidi" w:cstheme="majorBidi"/>
          <w:sz w:val="24"/>
          <w:szCs w:val="24"/>
        </w:rPr>
      </w:pPr>
    </w:p>
    <w:p w14:paraId="53CE8F94" w14:textId="77777777" w:rsidR="00C104F8" w:rsidRDefault="00C104F8" w:rsidP="00560DD0">
      <w:pPr>
        <w:spacing w:after="120" w:line="264" w:lineRule="auto"/>
        <w:ind w:firstLine="284"/>
        <w:jc w:val="both"/>
        <w:rPr>
          <w:rFonts w:asciiTheme="majorBidi" w:hAnsiTheme="majorBidi" w:cstheme="majorBidi"/>
          <w:sz w:val="24"/>
          <w:szCs w:val="24"/>
        </w:rPr>
      </w:pPr>
    </w:p>
    <w:p w14:paraId="5D682B67" w14:textId="65AE144F" w:rsidR="00302DAC" w:rsidRPr="00C104F8" w:rsidRDefault="00302DAC" w:rsidP="00302DAC">
      <w:pPr>
        <w:spacing w:after="120" w:line="264" w:lineRule="auto"/>
        <w:ind w:firstLine="284"/>
        <w:jc w:val="both"/>
        <w:rPr>
          <w:rFonts w:asciiTheme="majorBidi" w:hAnsiTheme="majorBidi" w:cstheme="majorBidi"/>
          <w:b/>
          <w:bCs/>
          <w:sz w:val="24"/>
          <w:szCs w:val="24"/>
        </w:rPr>
      </w:pPr>
      <w:r w:rsidRPr="00C104F8">
        <w:rPr>
          <w:rFonts w:asciiTheme="majorBidi" w:hAnsiTheme="majorBidi" w:cstheme="majorBidi"/>
          <w:b/>
          <w:bCs/>
          <w:sz w:val="24"/>
          <w:szCs w:val="24"/>
        </w:rPr>
        <w:t xml:space="preserve">7.6. </w:t>
      </w:r>
      <w:r w:rsidR="00AC1EA3">
        <w:rPr>
          <w:rFonts w:asciiTheme="majorBidi" w:hAnsiTheme="majorBidi" w:cstheme="majorBidi"/>
          <w:b/>
          <w:bCs/>
          <w:sz w:val="24"/>
          <w:szCs w:val="24"/>
        </w:rPr>
        <w:t>Results</w:t>
      </w:r>
    </w:p>
    <w:p w14:paraId="0E953450" w14:textId="77777777" w:rsidR="00302DAC" w:rsidRPr="00302DAC" w:rsidRDefault="00302DAC" w:rsidP="00302DAC">
      <w:pPr>
        <w:spacing w:after="120" w:line="264" w:lineRule="auto"/>
        <w:ind w:firstLine="284"/>
        <w:jc w:val="both"/>
        <w:rPr>
          <w:rFonts w:asciiTheme="majorBidi" w:hAnsiTheme="majorBidi" w:cstheme="majorBidi"/>
          <w:b/>
          <w:bCs/>
          <w:sz w:val="36"/>
          <w:szCs w:val="36"/>
        </w:rPr>
      </w:pPr>
    </w:p>
    <w:p w14:paraId="706CA65E" w14:textId="09D18333" w:rsidR="002B4485" w:rsidRDefault="002B4485" w:rsidP="00DB0724">
      <w:pPr>
        <w:spacing w:after="120" w:line="264" w:lineRule="auto"/>
        <w:jc w:val="both"/>
        <w:rPr>
          <w:rFonts w:asciiTheme="majorBidi" w:hAnsiTheme="majorBidi" w:cstheme="majorBidi"/>
          <w:sz w:val="24"/>
          <w:szCs w:val="24"/>
        </w:rPr>
      </w:pPr>
    </w:p>
    <w:p w14:paraId="4DD570AB" w14:textId="77777777" w:rsidR="002B4485" w:rsidRDefault="002B4485" w:rsidP="00DB0724">
      <w:pPr>
        <w:spacing w:after="120" w:line="264" w:lineRule="auto"/>
        <w:jc w:val="both"/>
        <w:rPr>
          <w:rFonts w:asciiTheme="majorBidi" w:hAnsiTheme="majorBidi" w:cstheme="majorBidi"/>
          <w:sz w:val="24"/>
          <w:szCs w:val="24"/>
        </w:rPr>
      </w:pPr>
    </w:p>
    <w:p w14:paraId="6E5274F1" w14:textId="77777777" w:rsidR="002B4485" w:rsidRDefault="002B4485" w:rsidP="00DB0724">
      <w:pPr>
        <w:spacing w:after="120" w:line="264" w:lineRule="auto"/>
        <w:jc w:val="both"/>
        <w:rPr>
          <w:rFonts w:asciiTheme="majorBidi" w:hAnsiTheme="majorBidi" w:cstheme="majorBidi"/>
          <w:sz w:val="24"/>
          <w:szCs w:val="24"/>
        </w:rPr>
      </w:pPr>
    </w:p>
    <w:p w14:paraId="4F320C22" w14:textId="77777777" w:rsidR="002B4485" w:rsidRDefault="002B4485" w:rsidP="00DB0724">
      <w:pPr>
        <w:spacing w:after="120" w:line="264" w:lineRule="auto"/>
        <w:jc w:val="both"/>
        <w:rPr>
          <w:rFonts w:asciiTheme="majorBidi" w:hAnsiTheme="majorBidi" w:cstheme="majorBidi"/>
          <w:sz w:val="24"/>
          <w:szCs w:val="24"/>
        </w:rPr>
      </w:pPr>
    </w:p>
    <w:p w14:paraId="335B550E" w14:textId="77777777" w:rsidR="002B4485" w:rsidRDefault="002B4485" w:rsidP="00DB0724">
      <w:pPr>
        <w:spacing w:after="120" w:line="264" w:lineRule="auto"/>
        <w:jc w:val="both"/>
        <w:rPr>
          <w:rFonts w:asciiTheme="majorBidi" w:hAnsiTheme="majorBidi" w:cstheme="majorBidi"/>
          <w:sz w:val="24"/>
          <w:szCs w:val="24"/>
        </w:rPr>
      </w:pPr>
    </w:p>
    <w:p w14:paraId="570CC75A" w14:textId="689B6053" w:rsidR="007E485E" w:rsidRDefault="004A4DD2" w:rsidP="00DB0724">
      <w:pPr>
        <w:spacing w:after="120" w:line="264"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D438CAC" wp14:editId="0E815B19">
            <wp:extent cx="10341236" cy="5493782"/>
            <wp:effectExtent l="0" t="0" r="3175" b="0"/>
            <wp:docPr id="200455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47738" cy="5497236"/>
                    </a:xfrm>
                    <a:prstGeom prst="rect">
                      <a:avLst/>
                    </a:prstGeom>
                    <a:noFill/>
                    <a:ln>
                      <a:noFill/>
                    </a:ln>
                  </pic:spPr>
                </pic:pic>
              </a:graphicData>
            </a:graphic>
          </wp:inline>
        </w:drawing>
      </w:r>
    </w:p>
    <w:p w14:paraId="44862C44" w14:textId="663513CD" w:rsidR="002C5B8F" w:rsidRDefault="002C5B8F" w:rsidP="00560DD0">
      <w:pPr>
        <w:spacing w:after="120" w:line="264" w:lineRule="auto"/>
        <w:ind w:firstLine="284"/>
        <w:jc w:val="both"/>
        <w:rPr>
          <w:rFonts w:asciiTheme="majorBidi" w:hAnsiTheme="majorBidi" w:cstheme="majorBidi"/>
          <w:sz w:val="24"/>
          <w:szCs w:val="24"/>
        </w:rPr>
      </w:pPr>
    </w:p>
    <w:p w14:paraId="22288D71" w14:textId="278A12B2" w:rsidR="005B1753" w:rsidRDefault="009846EE" w:rsidP="004A4DD2">
      <w:pPr>
        <w:spacing w:after="120" w:line="264" w:lineRule="auto"/>
        <w:jc w:val="both"/>
        <w:rPr>
          <w:rFonts w:asciiTheme="majorBidi" w:hAnsiTheme="majorBidi" w:cstheme="majorBidi"/>
          <w:sz w:val="24"/>
          <w:szCs w:val="24"/>
        </w:rPr>
      </w:pPr>
      <w:r w:rsidRPr="009846EE">
        <w:rPr>
          <w:rFonts w:asciiTheme="majorBidi" w:hAnsiTheme="majorBidi" w:cstheme="majorBidi"/>
          <w:b/>
          <w:bCs/>
          <w:sz w:val="32"/>
          <w:szCs w:val="32"/>
        </w:rPr>
        <w:t>Here we can see the search results for a certain protein, with a level of similarity up to 8 mismatches, after that we will filter the results on 3 levels, for example, on the first level we will take the first result (first sequence) and shoot all the sequences that have up to one mismatch , after that a second step with two inconsistencies, after that with 3 inconsistencies, and then we filtered the results.</w:t>
      </w:r>
    </w:p>
    <w:p w14:paraId="505C3627" w14:textId="77777777" w:rsidR="005B1753" w:rsidDel="00921E01" w:rsidRDefault="005B1753" w:rsidP="00560DD0">
      <w:pPr>
        <w:spacing w:after="120" w:line="264" w:lineRule="auto"/>
        <w:ind w:firstLine="284"/>
        <w:jc w:val="both"/>
        <w:rPr>
          <w:del w:id="34" w:author="פאדי חרב" w:date="2023-06-26T00:12:00Z"/>
          <w:rFonts w:asciiTheme="majorBidi" w:hAnsiTheme="majorBidi" w:cstheme="majorBidi"/>
          <w:sz w:val="24"/>
          <w:szCs w:val="24"/>
        </w:rPr>
      </w:pPr>
    </w:p>
    <w:p w14:paraId="2FA775F5" w14:textId="77777777" w:rsidR="005B1753" w:rsidDel="00921E01" w:rsidRDefault="005B1753" w:rsidP="00560DD0">
      <w:pPr>
        <w:spacing w:after="120" w:line="264" w:lineRule="auto"/>
        <w:ind w:firstLine="284"/>
        <w:jc w:val="both"/>
        <w:rPr>
          <w:del w:id="35" w:author="פאדי חרב" w:date="2023-06-26T00:12:00Z"/>
          <w:rFonts w:asciiTheme="majorBidi" w:hAnsiTheme="majorBidi" w:cstheme="majorBidi"/>
          <w:sz w:val="24"/>
          <w:szCs w:val="24"/>
        </w:rPr>
      </w:pPr>
    </w:p>
    <w:p w14:paraId="2C9E71D6" w14:textId="77777777" w:rsidR="005B1753" w:rsidDel="00921E01" w:rsidRDefault="005B1753" w:rsidP="00560DD0">
      <w:pPr>
        <w:spacing w:after="120" w:line="264" w:lineRule="auto"/>
        <w:ind w:firstLine="284"/>
        <w:jc w:val="both"/>
        <w:rPr>
          <w:del w:id="36" w:author="פאדי חרב" w:date="2023-06-26T00:12:00Z"/>
          <w:rFonts w:asciiTheme="majorBidi" w:hAnsiTheme="majorBidi" w:cstheme="majorBidi"/>
          <w:sz w:val="24"/>
          <w:szCs w:val="24"/>
        </w:rPr>
      </w:pPr>
    </w:p>
    <w:p w14:paraId="28669572" w14:textId="77777777" w:rsidR="00C104F8" w:rsidRDefault="00C104F8" w:rsidP="00560DD0">
      <w:pPr>
        <w:spacing w:after="120" w:line="264" w:lineRule="auto"/>
        <w:ind w:firstLine="284"/>
        <w:jc w:val="both"/>
        <w:rPr>
          <w:rFonts w:asciiTheme="majorBidi" w:hAnsiTheme="majorBidi" w:cstheme="majorBidi"/>
          <w:sz w:val="24"/>
          <w:szCs w:val="24"/>
        </w:rPr>
      </w:pPr>
    </w:p>
    <w:p w14:paraId="716D3460" w14:textId="77777777" w:rsidR="005B1753" w:rsidRDefault="005B1753" w:rsidP="00560DD0">
      <w:pPr>
        <w:spacing w:after="120" w:line="264" w:lineRule="auto"/>
        <w:ind w:firstLine="284"/>
        <w:jc w:val="both"/>
        <w:rPr>
          <w:rFonts w:asciiTheme="majorBidi" w:hAnsiTheme="majorBidi" w:cstheme="majorBidi"/>
          <w:sz w:val="24"/>
          <w:szCs w:val="24"/>
        </w:rPr>
      </w:pPr>
    </w:p>
    <w:p w14:paraId="637D13CF" w14:textId="77777777" w:rsidR="00C104F8" w:rsidRDefault="00C104F8" w:rsidP="00560DD0">
      <w:pPr>
        <w:spacing w:after="120" w:line="264" w:lineRule="auto"/>
        <w:ind w:firstLine="284"/>
        <w:jc w:val="both"/>
        <w:rPr>
          <w:rFonts w:asciiTheme="majorBidi" w:hAnsiTheme="majorBidi" w:cstheme="majorBidi"/>
          <w:sz w:val="24"/>
          <w:szCs w:val="24"/>
        </w:rPr>
      </w:pPr>
    </w:p>
    <w:p w14:paraId="59082698" w14:textId="59D2A205" w:rsidR="005B1753" w:rsidRPr="00C104F8" w:rsidRDefault="005B1753" w:rsidP="005B1753">
      <w:pPr>
        <w:pStyle w:val="NoSpacing"/>
        <w:bidi w:val="0"/>
        <w:spacing w:before="240" w:after="120" w:line="264" w:lineRule="auto"/>
        <w:jc w:val="both"/>
        <w:rPr>
          <w:rFonts w:asciiTheme="majorBidi" w:hAnsiTheme="majorBidi" w:cstheme="majorBidi"/>
          <w:b/>
          <w:bCs/>
          <w:sz w:val="24"/>
          <w:szCs w:val="24"/>
        </w:rPr>
      </w:pPr>
      <w:r w:rsidRPr="00C104F8">
        <w:rPr>
          <w:rFonts w:asciiTheme="majorBidi" w:hAnsiTheme="majorBidi" w:cstheme="majorBidi"/>
          <w:b/>
          <w:bCs/>
          <w:sz w:val="24"/>
          <w:szCs w:val="24"/>
        </w:rPr>
        <w:t>7.7. Testing plan</w:t>
      </w:r>
    </w:p>
    <w:p w14:paraId="28BD6E76" w14:textId="19ABF763" w:rsidR="005B1753" w:rsidRPr="00EE4564" w:rsidRDefault="00A44086" w:rsidP="005B1753">
      <w:pPr>
        <w:pStyle w:val="NoSpacing"/>
        <w:bidi w:val="0"/>
        <w:spacing w:after="120" w:line="264" w:lineRule="auto"/>
        <w:jc w:val="both"/>
        <w:rPr>
          <w:rFonts w:asciiTheme="majorBidi" w:hAnsiTheme="majorBidi" w:cstheme="majorBidi"/>
        </w:rPr>
      </w:pPr>
      <w:r w:rsidRPr="00A44086">
        <w:rPr>
          <w:rFonts w:asciiTheme="majorBidi" w:hAnsiTheme="majorBidi" w:cstheme="majorBidi"/>
        </w:rPr>
        <w:t xml:space="preserve">To evaluate the system's performance, we will execute the program using substantial </w:t>
      </w:r>
      <w:proofErr w:type="gramStart"/>
      <w:r w:rsidRPr="00A44086">
        <w:rPr>
          <w:rFonts w:asciiTheme="majorBidi" w:hAnsiTheme="majorBidi" w:cstheme="majorBidi"/>
        </w:rPr>
        <w:t>input</w:t>
      </w:r>
      <w:proofErr w:type="gramEnd"/>
      <w:r w:rsidRPr="00A44086">
        <w:rPr>
          <w:rFonts w:asciiTheme="majorBidi" w:hAnsiTheme="majorBidi" w:cstheme="majorBidi"/>
        </w:rPr>
        <w:t xml:space="preserve">  </w:t>
      </w:r>
    </w:p>
    <w:tbl>
      <w:tblPr>
        <w:tblStyle w:val="TableGrid"/>
        <w:tblW w:w="0" w:type="auto"/>
        <w:jc w:val="center"/>
        <w:tblLook w:val="04A0" w:firstRow="1" w:lastRow="0" w:firstColumn="1" w:lastColumn="0" w:noHBand="0" w:noVBand="1"/>
      </w:tblPr>
      <w:tblGrid>
        <w:gridCol w:w="1569"/>
        <w:gridCol w:w="3868"/>
        <w:gridCol w:w="2859"/>
      </w:tblGrid>
      <w:tr w:rsidR="005B1753" w:rsidRPr="00EE4564" w14:paraId="370447FE" w14:textId="77777777" w:rsidTr="00A44086">
        <w:trPr>
          <w:jc w:val="center"/>
        </w:trPr>
        <w:tc>
          <w:tcPr>
            <w:tcW w:w="1569" w:type="dxa"/>
          </w:tcPr>
          <w:p w14:paraId="06436529" w14:textId="77777777" w:rsidR="005B1753" w:rsidRPr="00EE4564" w:rsidRDefault="005B1753" w:rsidP="005C0BBC">
            <w:pPr>
              <w:spacing w:after="120" w:line="264" w:lineRule="auto"/>
              <w:jc w:val="center"/>
              <w:rPr>
                <w:rFonts w:asciiTheme="majorBidi" w:hAnsiTheme="majorBidi" w:cstheme="majorBidi"/>
                <w:b/>
                <w:bCs/>
                <w:rtl/>
              </w:rPr>
            </w:pPr>
            <w:r w:rsidRPr="00EE4564">
              <w:rPr>
                <w:rFonts w:asciiTheme="majorBidi" w:hAnsiTheme="majorBidi" w:cstheme="majorBidi"/>
                <w:b/>
                <w:bCs/>
              </w:rPr>
              <w:t>Test No.</w:t>
            </w:r>
          </w:p>
        </w:tc>
        <w:tc>
          <w:tcPr>
            <w:tcW w:w="3868" w:type="dxa"/>
          </w:tcPr>
          <w:p w14:paraId="628C8386" w14:textId="77777777" w:rsidR="005B1753" w:rsidRPr="00EE4564" w:rsidRDefault="005B1753" w:rsidP="005C0BBC">
            <w:pPr>
              <w:spacing w:after="120" w:line="264" w:lineRule="auto"/>
              <w:jc w:val="center"/>
              <w:rPr>
                <w:rFonts w:asciiTheme="majorBidi" w:hAnsiTheme="majorBidi" w:cstheme="majorBidi"/>
                <w:b/>
                <w:bCs/>
                <w:rtl/>
              </w:rPr>
            </w:pPr>
            <w:r w:rsidRPr="00EE4564">
              <w:rPr>
                <w:rFonts w:asciiTheme="majorBidi" w:hAnsiTheme="majorBidi" w:cstheme="majorBidi"/>
                <w:b/>
                <w:bCs/>
              </w:rPr>
              <w:t>Test subject</w:t>
            </w:r>
          </w:p>
        </w:tc>
        <w:tc>
          <w:tcPr>
            <w:tcW w:w="2859" w:type="dxa"/>
          </w:tcPr>
          <w:p w14:paraId="439E9D45" w14:textId="77777777" w:rsidR="005B1753" w:rsidRPr="00EE4564" w:rsidRDefault="005B1753" w:rsidP="005C0BBC">
            <w:pPr>
              <w:spacing w:after="120" w:line="264" w:lineRule="auto"/>
              <w:jc w:val="center"/>
              <w:rPr>
                <w:rFonts w:asciiTheme="majorBidi" w:hAnsiTheme="majorBidi" w:cstheme="majorBidi"/>
                <w:b/>
                <w:bCs/>
                <w:rtl/>
              </w:rPr>
            </w:pPr>
            <w:r w:rsidRPr="00EE4564">
              <w:rPr>
                <w:rFonts w:asciiTheme="majorBidi" w:hAnsiTheme="majorBidi" w:cstheme="majorBidi"/>
                <w:b/>
                <w:bCs/>
              </w:rPr>
              <w:t>Expected result</w:t>
            </w:r>
          </w:p>
        </w:tc>
      </w:tr>
      <w:tr w:rsidR="005B1753" w:rsidRPr="00EE4564" w14:paraId="5EB40F79" w14:textId="77777777" w:rsidTr="00A44086">
        <w:trPr>
          <w:jc w:val="center"/>
        </w:trPr>
        <w:tc>
          <w:tcPr>
            <w:tcW w:w="8296" w:type="dxa"/>
            <w:gridSpan w:val="3"/>
          </w:tcPr>
          <w:p w14:paraId="3A4AB2A4" w14:textId="77777777" w:rsidR="005B1753" w:rsidRDefault="005B1753" w:rsidP="005C0BBC">
            <w:pPr>
              <w:pStyle w:val="NoSpacing"/>
              <w:bidi w:val="0"/>
              <w:spacing w:after="120" w:line="264" w:lineRule="auto"/>
              <w:jc w:val="center"/>
              <w:rPr>
                <w:rFonts w:asciiTheme="majorBidi" w:hAnsiTheme="majorBidi" w:cstheme="majorBidi"/>
              </w:rPr>
            </w:pPr>
            <w:r>
              <w:rPr>
                <w:rFonts w:asciiTheme="majorBidi" w:hAnsiTheme="majorBidi" w:cstheme="majorBidi"/>
              </w:rPr>
              <w:t>Protein DB tests</w:t>
            </w:r>
          </w:p>
        </w:tc>
      </w:tr>
      <w:tr w:rsidR="005B1753" w:rsidRPr="00EE4564" w14:paraId="530E4CF0" w14:textId="77777777" w:rsidTr="00A44086">
        <w:trPr>
          <w:jc w:val="center"/>
        </w:trPr>
        <w:tc>
          <w:tcPr>
            <w:tcW w:w="1569" w:type="dxa"/>
          </w:tcPr>
          <w:p w14:paraId="3CC28341" w14:textId="77777777" w:rsidR="005B1753" w:rsidRPr="00EE4564" w:rsidRDefault="005B1753" w:rsidP="005C0BBC">
            <w:pPr>
              <w:pStyle w:val="NoSpacing"/>
              <w:bidi w:val="0"/>
              <w:spacing w:after="120" w:line="264" w:lineRule="auto"/>
              <w:rPr>
                <w:rFonts w:asciiTheme="majorBidi" w:hAnsiTheme="majorBidi" w:cstheme="majorBidi"/>
              </w:rPr>
            </w:pPr>
            <w:r w:rsidRPr="00EE4564">
              <w:rPr>
                <w:rFonts w:asciiTheme="majorBidi" w:hAnsiTheme="majorBidi" w:cstheme="majorBidi"/>
              </w:rPr>
              <w:t>1.</w:t>
            </w:r>
          </w:p>
        </w:tc>
        <w:tc>
          <w:tcPr>
            <w:tcW w:w="3868" w:type="dxa"/>
          </w:tcPr>
          <w:p w14:paraId="0D32167B" w14:textId="5EF28A1D"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Retrieve protein</w:t>
            </w:r>
            <w:r w:rsidR="00A44086">
              <w:rPr>
                <w:rFonts w:asciiTheme="majorBidi" w:hAnsiTheme="majorBidi" w:cstheme="majorBidi"/>
              </w:rPr>
              <w:t>/peptide</w:t>
            </w:r>
            <w:r>
              <w:rPr>
                <w:rFonts w:asciiTheme="majorBidi" w:hAnsiTheme="majorBidi" w:cstheme="majorBidi"/>
              </w:rPr>
              <w:t xml:space="preserve"> for </w:t>
            </w:r>
            <w:proofErr w:type="spellStart"/>
            <w:r w:rsidR="00A44086">
              <w:rPr>
                <w:rFonts w:asciiTheme="majorBidi" w:hAnsiTheme="majorBidi" w:cstheme="majorBidi"/>
              </w:rPr>
              <w:t>UniProt</w:t>
            </w:r>
            <w:proofErr w:type="spellEnd"/>
            <w:r w:rsidR="00A44086">
              <w:rPr>
                <w:rFonts w:asciiTheme="majorBidi" w:hAnsiTheme="majorBidi" w:cstheme="majorBidi"/>
              </w:rPr>
              <w:t xml:space="preserve"> </w:t>
            </w:r>
            <w:r>
              <w:rPr>
                <w:rFonts w:asciiTheme="majorBidi" w:hAnsiTheme="majorBidi" w:cstheme="majorBidi"/>
              </w:rPr>
              <w:t>DB</w:t>
            </w:r>
          </w:p>
        </w:tc>
        <w:tc>
          <w:tcPr>
            <w:tcW w:w="2859" w:type="dxa"/>
          </w:tcPr>
          <w:p w14:paraId="55951332"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Create protein class with the expected protein details</w:t>
            </w:r>
          </w:p>
        </w:tc>
      </w:tr>
      <w:tr w:rsidR="005B1753" w:rsidRPr="00EE4564" w14:paraId="73CBA025" w14:textId="77777777" w:rsidTr="00A44086">
        <w:trPr>
          <w:jc w:val="center"/>
        </w:trPr>
        <w:tc>
          <w:tcPr>
            <w:tcW w:w="1569" w:type="dxa"/>
          </w:tcPr>
          <w:p w14:paraId="66AA82FA" w14:textId="77777777" w:rsidR="005B1753" w:rsidRPr="00EE4564" w:rsidRDefault="005B1753" w:rsidP="005C0BBC">
            <w:pPr>
              <w:pStyle w:val="NoSpacing"/>
              <w:bidi w:val="0"/>
              <w:spacing w:after="120" w:line="264" w:lineRule="auto"/>
              <w:rPr>
                <w:rFonts w:asciiTheme="majorBidi" w:hAnsiTheme="majorBidi" w:cstheme="majorBidi"/>
              </w:rPr>
            </w:pPr>
            <w:r w:rsidRPr="00EE4564">
              <w:rPr>
                <w:rFonts w:asciiTheme="majorBidi" w:hAnsiTheme="majorBidi" w:cstheme="majorBidi"/>
              </w:rPr>
              <w:t>2.</w:t>
            </w:r>
          </w:p>
        </w:tc>
        <w:tc>
          <w:tcPr>
            <w:tcW w:w="3868" w:type="dxa"/>
          </w:tcPr>
          <w:p w14:paraId="366FB153"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Division to 20 amino acid long fragments with overlapping</w:t>
            </w:r>
          </w:p>
        </w:tc>
        <w:tc>
          <w:tcPr>
            <w:tcW w:w="2859" w:type="dxa"/>
          </w:tcPr>
          <w:p w14:paraId="75F28455"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Protein divided to fragments correctly</w:t>
            </w:r>
          </w:p>
        </w:tc>
      </w:tr>
      <w:tr w:rsidR="005B1753" w:rsidRPr="00EE4564" w14:paraId="50037C04" w14:textId="77777777" w:rsidTr="00A44086">
        <w:trPr>
          <w:jc w:val="center"/>
        </w:trPr>
        <w:tc>
          <w:tcPr>
            <w:tcW w:w="8296" w:type="dxa"/>
            <w:gridSpan w:val="3"/>
          </w:tcPr>
          <w:p w14:paraId="65CBA19A" w14:textId="77777777" w:rsidR="005B1753" w:rsidRPr="00EE4564" w:rsidRDefault="005B1753" w:rsidP="005C0BBC">
            <w:pPr>
              <w:pStyle w:val="NoSpacing"/>
              <w:bidi w:val="0"/>
              <w:spacing w:after="120" w:line="264" w:lineRule="auto"/>
              <w:jc w:val="center"/>
              <w:rPr>
                <w:rFonts w:asciiTheme="majorBidi" w:hAnsiTheme="majorBidi" w:cstheme="majorBidi"/>
              </w:rPr>
            </w:pPr>
            <w:r>
              <w:rPr>
                <w:rFonts w:asciiTheme="majorBidi" w:hAnsiTheme="majorBidi" w:cstheme="majorBidi"/>
              </w:rPr>
              <w:t>Training data tests</w:t>
            </w:r>
          </w:p>
        </w:tc>
      </w:tr>
      <w:tr w:rsidR="005B1753" w:rsidRPr="00EE4564" w14:paraId="5D36DAAA" w14:textId="77777777" w:rsidTr="00A44086">
        <w:trPr>
          <w:trHeight w:val="566"/>
          <w:jc w:val="center"/>
        </w:trPr>
        <w:tc>
          <w:tcPr>
            <w:tcW w:w="1569" w:type="dxa"/>
          </w:tcPr>
          <w:p w14:paraId="30B994F3" w14:textId="77777777" w:rsidR="005B1753" w:rsidRPr="00EE4564" w:rsidRDefault="005B1753" w:rsidP="005C0BBC">
            <w:pPr>
              <w:pStyle w:val="NoSpacing"/>
              <w:bidi w:val="0"/>
              <w:spacing w:after="120" w:line="264" w:lineRule="auto"/>
              <w:rPr>
                <w:rFonts w:asciiTheme="majorBidi" w:hAnsiTheme="majorBidi" w:cstheme="majorBidi"/>
              </w:rPr>
            </w:pPr>
            <w:r w:rsidRPr="00EE4564">
              <w:rPr>
                <w:rFonts w:asciiTheme="majorBidi" w:hAnsiTheme="majorBidi" w:cstheme="majorBidi"/>
              </w:rPr>
              <w:t>3.</w:t>
            </w:r>
          </w:p>
        </w:tc>
        <w:tc>
          <w:tcPr>
            <w:tcW w:w="3868" w:type="dxa"/>
          </w:tcPr>
          <w:p w14:paraId="5A93EC8B" w14:textId="77777777" w:rsidR="005B1753" w:rsidRPr="00131F8B" w:rsidRDefault="005B1753" w:rsidP="005C0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Bidi" w:eastAsia="Times New Roman" w:hAnsiTheme="majorBidi" w:cstheme="majorBidi"/>
                <w:rtl/>
              </w:rPr>
            </w:pPr>
            <w:r>
              <w:rPr>
                <w:rFonts w:asciiTheme="majorBidi" w:eastAsia="Times New Roman" w:hAnsiTheme="majorBidi" w:cstheme="majorBidi"/>
              </w:rPr>
              <w:t>Generating pairs of fragments between two proteins</w:t>
            </w:r>
          </w:p>
        </w:tc>
        <w:tc>
          <w:tcPr>
            <w:tcW w:w="2859" w:type="dxa"/>
          </w:tcPr>
          <w:p w14:paraId="77E66829" w14:textId="77777777" w:rsidR="005B1753" w:rsidRPr="00131F8B" w:rsidRDefault="005B1753" w:rsidP="005C0BBC">
            <w:pPr>
              <w:pStyle w:val="HTMLPreformatted"/>
              <w:rPr>
                <w:rFonts w:asciiTheme="majorBidi" w:hAnsiTheme="majorBidi" w:cstheme="majorBidi"/>
                <w:sz w:val="22"/>
                <w:szCs w:val="22"/>
                <w:rtl/>
              </w:rPr>
            </w:pPr>
            <w:r w:rsidRPr="00131F8B">
              <w:rPr>
                <w:rFonts w:asciiTheme="majorBidi" w:hAnsiTheme="majorBidi" w:cstheme="majorBidi"/>
                <w:sz w:val="22"/>
                <w:szCs w:val="22"/>
              </w:rPr>
              <w:t>Receive all possible combinations of pairs.</w:t>
            </w:r>
          </w:p>
        </w:tc>
      </w:tr>
      <w:tr w:rsidR="005B1753" w:rsidRPr="00EE4564" w14:paraId="7FEE4A9C" w14:textId="77777777" w:rsidTr="00A44086">
        <w:trPr>
          <w:jc w:val="center"/>
        </w:trPr>
        <w:tc>
          <w:tcPr>
            <w:tcW w:w="1569" w:type="dxa"/>
          </w:tcPr>
          <w:p w14:paraId="1C6F89A5" w14:textId="77777777" w:rsidR="005B1753" w:rsidRPr="00EE4564" w:rsidRDefault="005B1753" w:rsidP="005C0BBC">
            <w:pPr>
              <w:pStyle w:val="NoSpacing"/>
              <w:bidi w:val="0"/>
              <w:spacing w:after="120" w:line="264" w:lineRule="auto"/>
              <w:rPr>
                <w:rFonts w:asciiTheme="majorBidi" w:hAnsiTheme="majorBidi" w:cstheme="majorBidi"/>
              </w:rPr>
            </w:pPr>
            <w:r w:rsidRPr="00EE4564">
              <w:rPr>
                <w:rFonts w:asciiTheme="majorBidi" w:hAnsiTheme="majorBidi" w:cstheme="majorBidi"/>
              </w:rPr>
              <w:t>4.</w:t>
            </w:r>
          </w:p>
        </w:tc>
        <w:tc>
          <w:tcPr>
            <w:tcW w:w="3868" w:type="dxa"/>
          </w:tcPr>
          <w:p w14:paraId="7E004944"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 xml:space="preserve">Calculate Hamming distance between two mismatch fragments </w:t>
            </w:r>
          </w:p>
        </w:tc>
        <w:tc>
          <w:tcPr>
            <w:tcW w:w="2859" w:type="dxa"/>
          </w:tcPr>
          <w:p w14:paraId="6C07BD19"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Return 20</w:t>
            </w:r>
          </w:p>
        </w:tc>
      </w:tr>
      <w:tr w:rsidR="005B1753" w:rsidRPr="00EE4564" w14:paraId="34554537" w14:textId="77777777" w:rsidTr="00A44086">
        <w:trPr>
          <w:jc w:val="center"/>
        </w:trPr>
        <w:tc>
          <w:tcPr>
            <w:tcW w:w="1569" w:type="dxa"/>
          </w:tcPr>
          <w:p w14:paraId="73B13D7A" w14:textId="77777777" w:rsidR="005B1753" w:rsidRPr="00EE4564" w:rsidRDefault="005B1753" w:rsidP="005C0BBC">
            <w:pPr>
              <w:pStyle w:val="NoSpacing"/>
              <w:bidi w:val="0"/>
              <w:spacing w:after="120" w:line="264" w:lineRule="auto"/>
              <w:rPr>
                <w:rFonts w:asciiTheme="majorBidi" w:hAnsiTheme="majorBidi" w:cstheme="majorBidi"/>
              </w:rPr>
            </w:pPr>
            <w:r w:rsidRPr="00EE4564">
              <w:rPr>
                <w:rFonts w:asciiTheme="majorBidi" w:hAnsiTheme="majorBidi" w:cstheme="majorBidi"/>
              </w:rPr>
              <w:t>5.</w:t>
            </w:r>
          </w:p>
        </w:tc>
        <w:tc>
          <w:tcPr>
            <w:tcW w:w="3868" w:type="dxa"/>
          </w:tcPr>
          <w:p w14:paraId="7190666E"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Calculate Hamming distance between two match fragments</w:t>
            </w:r>
          </w:p>
        </w:tc>
        <w:tc>
          <w:tcPr>
            <w:tcW w:w="2859" w:type="dxa"/>
          </w:tcPr>
          <w:p w14:paraId="4BB68691"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Return 0</w:t>
            </w:r>
          </w:p>
        </w:tc>
      </w:tr>
      <w:tr w:rsidR="005B1753" w:rsidRPr="00EE4564" w14:paraId="08D101C0" w14:textId="77777777" w:rsidTr="00A44086">
        <w:trPr>
          <w:jc w:val="center"/>
        </w:trPr>
        <w:tc>
          <w:tcPr>
            <w:tcW w:w="1569" w:type="dxa"/>
          </w:tcPr>
          <w:p w14:paraId="464D0EF8" w14:textId="77777777" w:rsidR="005B1753" w:rsidRPr="00EE4564" w:rsidRDefault="005B1753" w:rsidP="005C0BBC">
            <w:pPr>
              <w:pStyle w:val="NoSpacing"/>
              <w:bidi w:val="0"/>
              <w:spacing w:after="120" w:line="264" w:lineRule="auto"/>
              <w:rPr>
                <w:rFonts w:asciiTheme="majorBidi" w:hAnsiTheme="majorBidi" w:cstheme="majorBidi"/>
              </w:rPr>
            </w:pPr>
            <w:r w:rsidRPr="00EE4564">
              <w:rPr>
                <w:rFonts w:asciiTheme="majorBidi" w:hAnsiTheme="majorBidi" w:cstheme="majorBidi"/>
              </w:rPr>
              <w:t>6.</w:t>
            </w:r>
          </w:p>
        </w:tc>
        <w:tc>
          <w:tcPr>
            <w:tcW w:w="3868" w:type="dxa"/>
          </w:tcPr>
          <w:p w14:paraId="15441E95"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Remove all pairs with hamming distance under the threshold</w:t>
            </w:r>
          </w:p>
        </w:tc>
        <w:tc>
          <w:tcPr>
            <w:tcW w:w="2859" w:type="dxa"/>
          </w:tcPr>
          <w:p w14:paraId="7155EF7A"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A table with pairs that has a hamming distance equal or above threshold</w:t>
            </w:r>
          </w:p>
        </w:tc>
      </w:tr>
      <w:tr w:rsidR="005B1753" w:rsidRPr="00EE4564" w14:paraId="54099A5D" w14:textId="77777777" w:rsidTr="00A44086">
        <w:trPr>
          <w:jc w:val="center"/>
        </w:trPr>
        <w:tc>
          <w:tcPr>
            <w:tcW w:w="1569" w:type="dxa"/>
          </w:tcPr>
          <w:p w14:paraId="553CE1EA" w14:textId="77777777" w:rsidR="005B1753" w:rsidRPr="00EE4564" w:rsidRDefault="005B1753" w:rsidP="005C0BBC">
            <w:pPr>
              <w:pStyle w:val="NoSpacing"/>
              <w:bidi w:val="0"/>
              <w:spacing w:after="120" w:line="264" w:lineRule="auto"/>
              <w:rPr>
                <w:rFonts w:asciiTheme="majorBidi" w:hAnsiTheme="majorBidi" w:cstheme="majorBidi"/>
              </w:rPr>
            </w:pPr>
            <w:r w:rsidRPr="00EE4564">
              <w:rPr>
                <w:rFonts w:asciiTheme="majorBidi" w:hAnsiTheme="majorBidi" w:cstheme="majorBidi"/>
              </w:rPr>
              <w:t>7.</w:t>
            </w:r>
          </w:p>
        </w:tc>
        <w:tc>
          <w:tcPr>
            <w:tcW w:w="3868" w:type="dxa"/>
          </w:tcPr>
          <w:p w14:paraId="1BB3AC92"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 xml:space="preserve">Check weight function result between two fragments with a previously calculated result </w:t>
            </w:r>
          </w:p>
        </w:tc>
        <w:tc>
          <w:tcPr>
            <w:tcW w:w="2859" w:type="dxa"/>
          </w:tcPr>
          <w:p w14:paraId="56F0195B"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Weight function result equals to the previously calculated result</w:t>
            </w:r>
          </w:p>
        </w:tc>
      </w:tr>
      <w:tr w:rsidR="005B1753" w:rsidRPr="00EE4564" w14:paraId="396CDE86" w14:textId="77777777" w:rsidTr="00A44086">
        <w:trPr>
          <w:jc w:val="center"/>
        </w:trPr>
        <w:tc>
          <w:tcPr>
            <w:tcW w:w="8296" w:type="dxa"/>
            <w:gridSpan w:val="3"/>
          </w:tcPr>
          <w:p w14:paraId="37866210" w14:textId="77777777" w:rsidR="005B1753" w:rsidRPr="00EE4564" w:rsidRDefault="005B1753" w:rsidP="005C0BBC">
            <w:pPr>
              <w:pStyle w:val="NoSpacing"/>
              <w:bidi w:val="0"/>
              <w:spacing w:after="120" w:line="264" w:lineRule="auto"/>
              <w:jc w:val="center"/>
              <w:rPr>
                <w:rFonts w:asciiTheme="majorBidi" w:hAnsiTheme="majorBidi" w:cstheme="majorBidi"/>
              </w:rPr>
            </w:pPr>
            <w:r>
              <w:rPr>
                <w:rFonts w:asciiTheme="majorBidi" w:hAnsiTheme="majorBidi" w:cstheme="majorBidi"/>
              </w:rPr>
              <w:t>User interface tests</w:t>
            </w:r>
          </w:p>
        </w:tc>
      </w:tr>
      <w:tr w:rsidR="005B1753" w:rsidRPr="00EE4564" w14:paraId="2CFAE019" w14:textId="77777777" w:rsidTr="00A44086">
        <w:trPr>
          <w:jc w:val="center"/>
        </w:trPr>
        <w:tc>
          <w:tcPr>
            <w:tcW w:w="1569" w:type="dxa"/>
          </w:tcPr>
          <w:p w14:paraId="20A184F0" w14:textId="05AA73AC" w:rsidR="005B1753" w:rsidRPr="00EE4564" w:rsidRDefault="00A44086" w:rsidP="005C0BBC">
            <w:pPr>
              <w:pStyle w:val="NoSpacing"/>
              <w:bidi w:val="0"/>
              <w:spacing w:after="120" w:line="264" w:lineRule="auto"/>
              <w:rPr>
                <w:rFonts w:asciiTheme="majorBidi" w:hAnsiTheme="majorBidi" w:cstheme="majorBidi"/>
              </w:rPr>
            </w:pPr>
            <w:r>
              <w:rPr>
                <w:rFonts w:asciiTheme="majorBidi" w:hAnsiTheme="majorBidi" w:cstheme="majorBidi"/>
              </w:rPr>
              <w:t>8</w:t>
            </w:r>
            <w:r w:rsidR="005B1753">
              <w:rPr>
                <w:rFonts w:asciiTheme="majorBidi" w:hAnsiTheme="majorBidi" w:cstheme="majorBidi"/>
              </w:rPr>
              <w:t>.</w:t>
            </w:r>
          </w:p>
        </w:tc>
        <w:tc>
          <w:tcPr>
            <w:tcW w:w="3868" w:type="dxa"/>
          </w:tcPr>
          <w:p w14:paraId="6F759EE3" w14:textId="230AFA6D"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Enter invalid protein</w:t>
            </w:r>
            <w:r w:rsidR="00A44086">
              <w:rPr>
                <w:rFonts w:asciiTheme="majorBidi" w:hAnsiTheme="majorBidi" w:cstheme="majorBidi"/>
              </w:rPr>
              <w:t>/peptide</w:t>
            </w:r>
            <w:r>
              <w:rPr>
                <w:rFonts w:asciiTheme="majorBidi" w:hAnsiTheme="majorBidi" w:cstheme="majorBidi"/>
              </w:rPr>
              <w:t xml:space="preserve"> sequence</w:t>
            </w:r>
          </w:p>
        </w:tc>
        <w:tc>
          <w:tcPr>
            <w:tcW w:w="2859" w:type="dxa"/>
          </w:tcPr>
          <w:p w14:paraId="0E5D510C"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 xml:space="preserve">Error </w:t>
            </w:r>
            <w:proofErr w:type="gramStart"/>
            <w:r>
              <w:rPr>
                <w:rFonts w:asciiTheme="majorBidi" w:hAnsiTheme="majorBidi" w:cstheme="majorBidi"/>
              </w:rPr>
              <w:t>message</w:t>
            </w:r>
            <w:proofErr w:type="gramEnd"/>
            <w:r>
              <w:rPr>
                <w:rFonts w:asciiTheme="majorBidi" w:hAnsiTheme="majorBidi" w:cstheme="majorBidi"/>
              </w:rPr>
              <w:t xml:space="preserve"> appear.</w:t>
            </w:r>
          </w:p>
        </w:tc>
      </w:tr>
      <w:tr w:rsidR="005B1753" w:rsidRPr="00EE4564" w14:paraId="7D6ABEAD" w14:textId="77777777" w:rsidTr="00A44086">
        <w:trPr>
          <w:jc w:val="center"/>
        </w:trPr>
        <w:tc>
          <w:tcPr>
            <w:tcW w:w="1569" w:type="dxa"/>
          </w:tcPr>
          <w:p w14:paraId="2F73F567" w14:textId="4352F2C4" w:rsidR="005B1753" w:rsidRPr="00EE4564" w:rsidRDefault="00A44086" w:rsidP="005C0BBC">
            <w:pPr>
              <w:pStyle w:val="NoSpacing"/>
              <w:bidi w:val="0"/>
              <w:spacing w:after="120" w:line="264" w:lineRule="auto"/>
              <w:rPr>
                <w:rFonts w:asciiTheme="majorBidi" w:hAnsiTheme="majorBidi" w:cstheme="majorBidi"/>
              </w:rPr>
            </w:pPr>
            <w:r>
              <w:rPr>
                <w:rFonts w:asciiTheme="majorBidi" w:hAnsiTheme="majorBidi" w:cstheme="majorBidi"/>
              </w:rPr>
              <w:t>9</w:t>
            </w:r>
            <w:r w:rsidR="005B1753">
              <w:rPr>
                <w:rFonts w:asciiTheme="majorBidi" w:hAnsiTheme="majorBidi" w:cstheme="majorBidi"/>
              </w:rPr>
              <w:t>.</w:t>
            </w:r>
          </w:p>
        </w:tc>
        <w:tc>
          <w:tcPr>
            <w:tcW w:w="3868" w:type="dxa"/>
          </w:tcPr>
          <w:p w14:paraId="0E9A2D7D" w14:textId="24F84C7D"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Enter invalid protein</w:t>
            </w:r>
            <w:r w:rsidR="00A44086">
              <w:rPr>
                <w:rFonts w:asciiTheme="majorBidi" w:hAnsiTheme="majorBidi" w:cstheme="majorBidi"/>
              </w:rPr>
              <w:t>/peptide</w:t>
            </w:r>
            <w:r>
              <w:rPr>
                <w:rFonts w:asciiTheme="majorBidi" w:hAnsiTheme="majorBidi" w:cstheme="majorBidi"/>
              </w:rPr>
              <w:t xml:space="preserve"> name</w:t>
            </w:r>
          </w:p>
        </w:tc>
        <w:tc>
          <w:tcPr>
            <w:tcW w:w="2859" w:type="dxa"/>
          </w:tcPr>
          <w:p w14:paraId="4BCFC94F"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 xml:space="preserve">Error </w:t>
            </w:r>
            <w:proofErr w:type="gramStart"/>
            <w:r>
              <w:rPr>
                <w:rFonts w:asciiTheme="majorBidi" w:hAnsiTheme="majorBidi" w:cstheme="majorBidi"/>
              </w:rPr>
              <w:t>message</w:t>
            </w:r>
            <w:proofErr w:type="gramEnd"/>
            <w:r>
              <w:rPr>
                <w:rFonts w:asciiTheme="majorBidi" w:hAnsiTheme="majorBidi" w:cstheme="majorBidi"/>
              </w:rPr>
              <w:t xml:space="preserve"> appear.</w:t>
            </w:r>
          </w:p>
        </w:tc>
      </w:tr>
      <w:tr w:rsidR="005B1753" w:rsidRPr="00EE4564" w14:paraId="0263C463" w14:textId="77777777" w:rsidTr="00A44086">
        <w:trPr>
          <w:jc w:val="center"/>
        </w:trPr>
        <w:tc>
          <w:tcPr>
            <w:tcW w:w="1569" w:type="dxa"/>
          </w:tcPr>
          <w:p w14:paraId="0321F108" w14:textId="14A107FA" w:rsidR="005B1753" w:rsidRPr="00EE4564" w:rsidRDefault="00A44086" w:rsidP="005C0BBC">
            <w:pPr>
              <w:pStyle w:val="NoSpacing"/>
              <w:bidi w:val="0"/>
              <w:spacing w:after="120" w:line="264" w:lineRule="auto"/>
              <w:rPr>
                <w:rFonts w:asciiTheme="majorBidi" w:hAnsiTheme="majorBidi" w:cstheme="majorBidi"/>
              </w:rPr>
            </w:pPr>
            <w:r>
              <w:rPr>
                <w:rFonts w:asciiTheme="majorBidi" w:hAnsiTheme="majorBidi" w:cstheme="majorBidi"/>
              </w:rPr>
              <w:t>10</w:t>
            </w:r>
            <w:r w:rsidR="005B1753">
              <w:rPr>
                <w:rFonts w:asciiTheme="majorBidi" w:hAnsiTheme="majorBidi" w:cstheme="majorBidi"/>
              </w:rPr>
              <w:t>.</w:t>
            </w:r>
          </w:p>
        </w:tc>
        <w:tc>
          <w:tcPr>
            <w:tcW w:w="3868" w:type="dxa"/>
          </w:tcPr>
          <w:p w14:paraId="48286EE3" w14:textId="649B251C" w:rsidR="005B1753"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Enter valid protein</w:t>
            </w:r>
            <w:r w:rsidR="00A44086">
              <w:rPr>
                <w:rFonts w:asciiTheme="majorBidi" w:hAnsiTheme="majorBidi" w:cstheme="majorBidi"/>
              </w:rPr>
              <w:t>/peptide</w:t>
            </w:r>
            <w:r>
              <w:rPr>
                <w:rFonts w:asciiTheme="majorBidi" w:hAnsiTheme="majorBidi" w:cstheme="majorBidi"/>
              </w:rPr>
              <w:t xml:space="preserve"> name</w:t>
            </w:r>
          </w:p>
        </w:tc>
        <w:tc>
          <w:tcPr>
            <w:tcW w:w="2859" w:type="dxa"/>
          </w:tcPr>
          <w:p w14:paraId="5232D009" w14:textId="77777777" w:rsidR="005B1753"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Return a correct protein sequence</w:t>
            </w:r>
          </w:p>
        </w:tc>
      </w:tr>
      <w:tr w:rsidR="005B1753" w:rsidRPr="00EE4564" w14:paraId="3CE7A221" w14:textId="77777777" w:rsidTr="00A44086">
        <w:trPr>
          <w:jc w:val="center"/>
        </w:trPr>
        <w:tc>
          <w:tcPr>
            <w:tcW w:w="1569" w:type="dxa"/>
          </w:tcPr>
          <w:p w14:paraId="4871B8A5" w14:textId="3F826F9D"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1</w:t>
            </w:r>
            <w:r w:rsidR="00A44086">
              <w:rPr>
                <w:rFonts w:asciiTheme="majorBidi" w:hAnsiTheme="majorBidi" w:cstheme="majorBidi"/>
              </w:rPr>
              <w:t>1</w:t>
            </w:r>
            <w:r>
              <w:rPr>
                <w:rFonts w:asciiTheme="majorBidi" w:hAnsiTheme="majorBidi" w:cstheme="majorBidi"/>
              </w:rPr>
              <w:t>.</w:t>
            </w:r>
          </w:p>
        </w:tc>
        <w:tc>
          <w:tcPr>
            <w:tcW w:w="3868" w:type="dxa"/>
          </w:tcPr>
          <w:p w14:paraId="4DC57200" w14:textId="0D247101"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Enter invalid protein</w:t>
            </w:r>
            <w:r w:rsidR="00A44086">
              <w:rPr>
                <w:rFonts w:asciiTheme="majorBidi" w:hAnsiTheme="majorBidi" w:cstheme="majorBidi"/>
              </w:rPr>
              <w:t>/peptide</w:t>
            </w:r>
            <w:r>
              <w:rPr>
                <w:rFonts w:asciiTheme="majorBidi" w:hAnsiTheme="majorBidi" w:cstheme="majorBidi"/>
              </w:rPr>
              <w:t xml:space="preserve"> index</w:t>
            </w:r>
          </w:p>
        </w:tc>
        <w:tc>
          <w:tcPr>
            <w:tcW w:w="2859" w:type="dxa"/>
          </w:tcPr>
          <w:p w14:paraId="2AB35599"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 xml:space="preserve">Error </w:t>
            </w:r>
            <w:proofErr w:type="gramStart"/>
            <w:r>
              <w:rPr>
                <w:rFonts w:asciiTheme="majorBidi" w:hAnsiTheme="majorBidi" w:cstheme="majorBidi"/>
              </w:rPr>
              <w:t>message</w:t>
            </w:r>
            <w:proofErr w:type="gramEnd"/>
            <w:r>
              <w:rPr>
                <w:rFonts w:asciiTheme="majorBidi" w:hAnsiTheme="majorBidi" w:cstheme="majorBidi"/>
              </w:rPr>
              <w:t xml:space="preserve"> appear.</w:t>
            </w:r>
          </w:p>
        </w:tc>
      </w:tr>
      <w:tr w:rsidR="005B1753" w:rsidRPr="00EE4564" w14:paraId="44F197E0" w14:textId="77777777" w:rsidTr="00A44086">
        <w:trPr>
          <w:jc w:val="center"/>
        </w:trPr>
        <w:tc>
          <w:tcPr>
            <w:tcW w:w="1569" w:type="dxa"/>
          </w:tcPr>
          <w:p w14:paraId="1D4393C6" w14:textId="5740DE2D" w:rsidR="005B1753"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1</w:t>
            </w:r>
            <w:r w:rsidR="00A44086">
              <w:rPr>
                <w:rFonts w:asciiTheme="majorBidi" w:hAnsiTheme="majorBidi" w:cstheme="majorBidi"/>
              </w:rPr>
              <w:t>2</w:t>
            </w:r>
            <w:r>
              <w:rPr>
                <w:rFonts w:asciiTheme="majorBidi" w:hAnsiTheme="majorBidi" w:cstheme="majorBidi"/>
              </w:rPr>
              <w:t>.</w:t>
            </w:r>
          </w:p>
        </w:tc>
        <w:tc>
          <w:tcPr>
            <w:tcW w:w="3868" w:type="dxa"/>
          </w:tcPr>
          <w:p w14:paraId="4488C6DB" w14:textId="4A0FFA2C" w:rsidR="005B1753"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Enter valid protein</w:t>
            </w:r>
            <w:r w:rsidR="00A44086">
              <w:rPr>
                <w:rFonts w:asciiTheme="majorBidi" w:hAnsiTheme="majorBidi" w:cstheme="majorBidi"/>
              </w:rPr>
              <w:t>/peptide</w:t>
            </w:r>
            <w:r>
              <w:rPr>
                <w:rFonts w:asciiTheme="majorBidi" w:hAnsiTheme="majorBidi" w:cstheme="majorBidi"/>
              </w:rPr>
              <w:t xml:space="preserve"> index</w:t>
            </w:r>
          </w:p>
        </w:tc>
        <w:tc>
          <w:tcPr>
            <w:tcW w:w="2859" w:type="dxa"/>
          </w:tcPr>
          <w:p w14:paraId="4E4194AD" w14:textId="77777777" w:rsidR="005B1753"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Return a correct protein sequence</w:t>
            </w:r>
          </w:p>
        </w:tc>
      </w:tr>
      <w:tr w:rsidR="005B1753" w:rsidRPr="00EE4564" w14:paraId="54E76954" w14:textId="77777777" w:rsidTr="00A44086">
        <w:trPr>
          <w:jc w:val="center"/>
        </w:trPr>
        <w:tc>
          <w:tcPr>
            <w:tcW w:w="1569" w:type="dxa"/>
          </w:tcPr>
          <w:p w14:paraId="035C3CDA" w14:textId="61740AA9"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1</w:t>
            </w:r>
            <w:r w:rsidR="00A44086">
              <w:rPr>
                <w:rFonts w:asciiTheme="majorBidi" w:hAnsiTheme="majorBidi" w:cstheme="majorBidi"/>
              </w:rPr>
              <w:t>3</w:t>
            </w:r>
            <w:r>
              <w:rPr>
                <w:rFonts w:asciiTheme="majorBidi" w:hAnsiTheme="majorBidi" w:cstheme="majorBidi"/>
              </w:rPr>
              <w:t>.</w:t>
            </w:r>
          </w:p>
        </w:tc>
        <w:tc>
          <w:tcPr>
            <w:tcW w:w="3868" w:type="dxa"/>
          </w:tcPr>
          <w:p w14:paraId="04972DD2" w14:textId="61FD3669"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Load an empty protein</w:t>
            </w:r>
            <w:r w:rsidR="00A44086">
              <w:rPr>
                <w:rFonts w:asciiTheme="majorBidi" w:hAnsiTheme="majorBidi" w:cstheme="majorBidi"/>
              </w:rPr>
              <w:t>/peptide</w:t>
            </w:r>
            <w:r>
              <w:rPr>
                <w:rFonts w:asciiTheme="majorBidi" w:hAnsiTheme="majorBidi" w:cstheme="majorBidi"/>
              </w:rPr>
              <w:t xml:space="preserve"> DB</w:t>
            </w:r>
          </w:p>
        </w:tc>
        <w:tc>
          <w:tcPr>
            <w:tcW w:w="2859" w:type="dxa"/>
          </w:tcPr>
          <w:p w14:paraId="36C594BA"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 xml:space="preserve">Error </w:t>
            </w:r>
            <w:proofErr w:type="gramStart"/>
            <w:r>
              <w:rPr>
                <w:rFonts w:asciiTheme="majorBidi" w:hAnsiTheme="majorBidi" w:cstheme="majorBidi"/>
              </w:rPr>
              <w:t>message</w:t>
            </w:r>
            <w:proofErr w:type="gramEnd"/>
            <w:r>
              <w:rPr>
                <w:rFonts w:asciiTheme="majorBidi" w:hAnsiTheme="majorBidi" w:cstheme="majorBidi"/>
              </w:rPr>
              <w:t xml:space="preserve"> appear.</w:t>
            </w:r>
          </w:p>
        </w:tc>
      </w:tr>
      <w:tr w:rsidR="005B1753" w:rsidRPr="00EE4564" w14:paraId="5E057987" w14:textId="77777777" w:rsidTr="00A44086">
        <w:trPr>
          <w:jc w:val="center"/>
        </w:trPr>
        <w:tc>
          <w:tcPr>
            <w:tcW w:w="1569" w:type="dxa"/>
          </w:tcPr>
          <w:p w14:paraId="4CC0997A" w14:textId="49BDEFD8"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1</w:t>
            </w:r>
            <w:r w:rsidR="00A44086">
              <w:rPr>
                <w:rFonts w:asciiTheme="majorBidi" w:hAnsiTheme="majorBidi" w:cstheme="majorBidi"/>
              </w:rPr>
              <w:t>4</w:t>
            </w:r>
            <w:r>
              <w:rPr>
                <w:rFonts w:asciiTheme="majorBidi" w:hAnsiTheme="majorBidi" w:cstheme="majorBidi"/>
              </w:rPr>
              <w:t>.</w:t>
            </w:r>
          </w:p>
        </w:tc>
        <w:tc>
          <w:tcPr>
            <w:tcW w:w="3868" w:type="dxa"/>
          </w:tcPr>
          <w:p w14:paraId="13CCAE9F" w14:textId="4A1D3E79"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Try to search when protein</w:t>
            </w:r>
            <w:r w:rsidR="00A44086">
              <w:rPr>
                <w:rFonts w:asciiTheme="majorBidi" w:hAnsiTheme="majorBidi" w:cstheme="majorBidi"/>
              </w:rPr>
              <w:t>/peptide</w:t>
            </w:r>
            <w:r>
              <w:rPr>
                <w:rFonts w:asciiTheme="majorBidi" w:hAnsiTheme="majorBidi" w:cstheme="majorBidi"/>
              </w:rPr>
              <w:t xml:space="preserve"> DB isn't ready</w:t>
            </w:r>
          </w:p>
        </w:tc>
        <w:tc>
          <w:tcPr>
            <w:tcW w:w="2859" w:type="dxa"/>
          </w:tcPr>
          <w:p w14:paraId="2E53C050"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 xml:space="preserve">Error </w:t>
            </w:r>
            <w:proofErr w:type="gramStart"/>
            <w:r>
              <w:rPr>
                <w:rFonts w:asciiTheme="majorBidi" w:hAnsiTheme="majorBidi" w:cstheme="majorBidi"/>
              </w:rPr>
              <w:t>message</w:t>
            </w:r>
            <w:proofErr w:type="gramEnd"/>
            <w:r>
              <w:rPr>
                <w:rFonts w:asciiTheme="majorBidi" w:hAnsiTheme="majorBidi" w:cstheme="majorBidi"/>
              </w:rPr>
              <w:t xml:space="preserve"> appear.</w:t>
            </w:r>
          </w:p>
        </w:tc>
      </w:tr>
      <w:tr w:rsidR="005B1753" w:rsidRPr="00EE4564" w14:paraId="74B1A9A3" w14:textId="77777777" w:rsidTr="00A44086">
        <w:trPr>
          <w:jc w:val="center"/>
        </w:trPr>
        <w:tc>
          <w:tcPr>
            <w:tcW w:w="1569" w:type="dxa"/>
          </w:tcPr>
          <w:p w14:paraId="1314204A" w14:textId="246644F9"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1</w:t>
            </w:r>
            <w:r w:rsidR="00A44086">
              <w:rPr>
                <w:rFonts w:asciiTheme="majorBidi" w:hAnsiTheme="majorBidi" w:cstheme="majorBidi"/>
              </w:rPr>
              <w:t>5</w:t>
            </w:r>
            <w:r>
              <w:rPr>
                <w:rFonts w:asciiTheme="majorBidi" w:hAnsiTheme="majorBidi" w:cstheme="majorBidi"/>
              </w:rPr>
              <w:t>.</w:t>
            </w:r>
          </w:p>
        </w:tc>
        <w:tc>
          <w:tcPr>
            <w:tcW w:w="3868" w:type="dxa"/>
          </w:tcPr>
          <w:p w14:paraId="06276E1C"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Try to search without input</w:t>
            </w:r>
          </w:p>
        </w:tc>
        <w:tc>
          <w:tcPr>
            <w:tcW w:w="2859" w:type="dxa"/>
          </w:tcPr>
          <w:p w14:paraId="31B7D6A1"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 xml:space="preserve">Warning </w:t>
            </w:r>
            <w:proofErr w:type="gramStart"/>
            <w:r>
              <w:rPr>
                <w:rFonts w:asciiTheme="majorBidi" w:hAnsiTheme="majorBidi" w:cstheme="majorBidi"/>
              </w:rPr>
              <w:t>message</w:t>
            </w:r>
            <w:proofErr w:type="gramEnd"/>
            <w:r>
              <w:rPr>
                <w:rFonts w:asciiTheme="majorBidi" w:hAnsiTheme="majorBidi" w:cstheme="majorBidi"/>
              </w:rPr>
              <w:t xml:space="preserve"> appear.</w:t>
            </w:r>
          </w:p>
        </w:tc>
      </w:tr>
      <w:tr w:rsidR="005B1753" w:rsidRPr="00EE4564" w14:paraId="447D86BC" w14:textId="77777777" w:rsidTr="00A44086">
        <w:trPr>
          <w:jc w:val="center"/>
        </w:trPr>
        <w:tc>
          <w:tcPr>
            <w:tcW w:w="1569" w:type="dxa"/>
          </w:tcPr>
          <w:p w14:paraId="5EC5D989" w14:textId="3BAE8214"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1</w:t>
            </w:r>
            <w:r w:rsidR="00A44086">
              <w:rPr>
                <w:rFonts w:asciiTheme="majorBidi" w:hAnsiTheme="majorBidi" w:cstheme="majorBidi"/>
              </w:rPr>
              <w:t>6</w:t>
            </w:r>
            <w:r>
              <w:rPr>
                <w:rFonts w:asciiTheme="majorBidi" w:hAnsiTheme="majorBidi" w:cstheme="majorBidi"/>
              </w:rPr>
              <w:t>.</w:t>
            </w:r>
          </w:p>
        </w:tc>
        <w:tc>
          <w:tcPr>
            <w:tcW w:w="3868" w:type="dxa"/>
          </w:tcPr>
          <w:p w14:paraId="67373868" w14:textId="2EEB8AE0"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Try to research the same protein</w:t>
            </w:r>
            <w:r w:rsidR="00A44086">
              <w:rPr>
                <w:rFonts w:asciiTheme="majorBidi" w:hAnsiTheme="majorBidi" w:cstheme="majorBidi"/>
              </w:rPr>
              <w:t>/peptide</w:t>
            </w:r>
            <w:r>
              <w:rPr>
                <w:rFonts w:asciiTheme="majorBidi" w:hAnsiTheme="majorBidi" w:cstheme="majorBidi"/>
              </w:rPr>
              <w:t xml:space="preserve"> twice</w:t>
            </w:r>
          </w:p>
        </w:tc>
        <w:tc>
          <w:tcPr>
            <w:tcW w:w="2859" w:type="dxa"/>
          </w:tcPr>
          <w:p w14:paraId="4C7BCD3D"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Receive the same result</w:t>
            </w:r>
          </w:p>
        </w:tc>
      </w:tr>
      <w:tr w:rsidR="005B1753" w:rsidRPr="00EE4564" w14:paraId="55942156" w14:textId="77777777" w:rsidTr="00A44086">
        <w:trPr>
          <w:jc w:val="center"/>
        </w:trPr>
        <w:tc>
          <w:tcPr>
            <w:tcW w:w="1569" w:type="dxa"/>
          </w:tcPr>
          <w:p w14:paraId="1EA6B184" w14:textId="56607458" w:rsidR="005B1753" w:rsidRPr="00EE4564" w:rsidRDefault="00A44086" w:rsidP="005C0BBC">
            <w:pPr>
              <w:pStyle w:val="NoSpacing"/>
              <w:bidi w:val="0"/>
              <w:spacing w:after="120" w:line="264" w:lineRule="auto"/>
              <w:rPr>
                <w:rFonts w:asciiTheme="majorBidi" w:hAnsiTheme="majorBidi" w:cstheme="majorBidi"/>
              </w:rPr>
            </w:pPr>
            <w:r>
              <w:rPr>
                <w:rFonts w:asciiTheme="majorBidi" w:hAnsiTheme="majorBidi" w:cstheme="majorBidi"/>
              </w:rPr>
              <w:t>17</w:t>
            </w:r>
            <w:r w:rsidR="005B1753">
              <w:rPr>
                <w:rFonts w:asciiTheme="majorBidi" w:hAnsiTheme="majorBidi" w:cstheme="majorBidi"/>
              </w:rPr>
              <w:t>.</w:t>
            </w:r>
          </w:p>
        </w:tc>
        <w:tc>
          <w:tcPr>
            <w:tcW w:w="3868" w:type="dxa"/>
          </w:tcPr>
          <w:p w14:paraId="7BF4D8E9" w14:textId="1D3B75D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Enter a known valid protein</w:t>
            </w:r>
            <w:r w:rsidR="00A44086">
              <w:rPr>
                <w:rFonts w:asciiTheme="majorBidi" w:hAnsiTheme="majorBidi" w:cstheme="majorBidi"/>
              </w:rPr>
              <w:t>/peptide</w:t>
            </w:r>
            <w:r>
              <w:rPr>
                <w:rFonts w:asciiTheme="majorBidi" w:hAnsiTheme="majorBidi" w:cstheme="majorBidi"/>
              </w:rPr>
              <w:t xml:space="preserve"> sequence</w:t>
            </w:r>
          </w:p>
        </w:tc>
        <w:tc>
          <w:tcPr>
            <w:tcW w:w="2859" w:type="dxa"/>
          </w:tcPr>
          <w:p w14:paraId="7B32592E" w14:textId="77777777" w:rsidR="005B1753" w:rsidRPr="00EE4564" w:rsidRDefault="005B1753" w:rsidP="005C0BBC">
            <w:pPr>
              <w:pStyle w:val="NoSpacing"/>
              <w:bidi w:val="0"/>
              <w:spacing w:after="120" w:line="264" w:lineRule="auto"/>
              <w:rPr>
                <w:rFonts w:asciiTheme="majorBidi" w:hAnsiTheme="majorBidi" w:cstheme="majorBidi"/>
              </w:rPr>
            </w:pPr>
            <w:r>
              <w:rPr>
                <w:rFonts w:asciiTheme="majorBidi" w:hAnsiTheme="majorBidi" w:cstheme="majorBidi"/>
              </w:rPr>
              <w:t>List of expected results and their similarity score</w:t>
            </w:r>
          </w:p>
        </w:tc>
      </w:tr>
    </w:tbl>
    <w:p w14:paraId="1D7DF58A" w14:textId="77777777" w:rsidR="007E485E" w:rsidRPr="00560DD0" w:rsidRDefault="007E485E" w:rsidP="00560DD0">
      <w:pPr>
        <w:spacing w:after="120" w:line="264" w:lineRule="auto"/>
        <w:ind w:firstLine="284"/>
        <w:jc w:val="both"/>
        <w:rPr>
          <w:rFonts w:asciiTheme="majorBidi" w:hAnsiTheme="majorBidi" w:cstheme="majorBidi"/>
          <w:sz w:val="24"/>
          <w:szCs w:val="24"/>
        </w:rPr>
      </w:pPr>
    </w:p>
    <w:p w14:paraId="756DFE80" w14:textId="77777777" w:rsidR="00FB7109" w:rsidRDefault="00FB7109" w:rsidP="00C104F8">
      <w:pPr>
        <w:spacing w:after="120" w:line="264" w:lineRule="auto"/>
        <w:ind w:firstLine="284"/>
        <w:jc w:val="center"/>
        <w:rPr>
          <w:rFonts w:asciiTheme="majorBidi" w:hAnsiTheme="majorBidi" w:cstheme="majorBidi"/>
          <w:b/>
          <w:bCs/>
          <w:sz w:val="24"/>
          <w:szCs w:val="24"/>
        </w:rPr>
      </w:pPr>
    </w:p>
    <w:p w14:paraId="2552BD5D" w14:textId="77777777" w:rsidR="00FB7109" w:rsidRDefault="00FB7109" w:rsidP="00C104F8">
      <w:pPr>
        <w:spacing w:after="120" w:line="264" w:lineRule="auto"/>
        <w:ind w:firstLine="284"/>
        <w:jc w:val="center"/>
        <w:rPr>
          <w:rFonts w:asciiTheme="majorBidi" w:hAnsiTheme="majorBidi" w:cstheme="majorBidi"/>
          <w:b/>
          <w:bCs/>
          <w:sz w:val="24"/>
          <w:szCs w:val="24"/>
        </w:rPr>
      </w:pPr>
    </w:p>
    <w:p w14:paraId="542116B4" w14:textId="77777777" w:rsidR="00FB7109" w:rsidRDefault="00FB7109" w:rsidP="00C104F8">
      <w:pPr>
        <w:spacing w:after="120" w:line="264" w:lineRule="auto"/>
        <w:ind w:firstLine="284"/>
        <w:jc w:val="center"/>
        <w:rPr>
          <w:rFonts w:asciiTheme="majorBidi" w:hAnsiTheme="majorBidi" w:cstheme="majorBidi"/>
          <w:b/>
          <w:bCs/>
          <w:sz w:val="24"/>
          <w:szCs w:val="24"/>
        </w:rPr>
      </w:pPr>
    </w:p>
    <w:p w14:paraId="459C272D" w14:textId="77777777" w:rsidR="00FB7109" w:rsidRDefault="00FB7109" w:rsidP="00C104F8">
      <w:pPr>
        <w:spacing w:after="120" w:line="264" w:lineRule="auto"/>
        <w:ind w:firstLine="284"/>
        <w:jc w:val="center"/>
        <w:rPr>
          <w:rFonts w:asciiTheme="majorBidi" w:hAnsiTheme="majorBidi" w:cstheme="majorBidi"/>
          <w:b/>
          <w:bCs/>
          <w:sz w:val="24"/>
          <w:szCs w:val="24"/>
        </w:rPr>
      </w:pPr>
    </w:p>
    <w:p w14:paraId="4E654039" w14:textId="2BDA87E8" w:rsidR="00FB7109" w:rsidRDefault="00FB7109" w:rsidP="00FB7109">
      <w:pPr>
        <w:spacing w:after="120" w:line="264" w:lineRule="auto"/>
        <w:ind w:firstLine="284"/>
        <w:rPr>
          <w:rFonts w:asciiTheme="majorBidi" w:hAnsiTheme="majorBidi" w:cstheme="majorBidi"/>
          <w:b/>
          <w:bCs/>
          <w:sz w:val="24"/>
          <w:szCs w:val="24"/>
          <w:rtl/>
        </w:rPr>
      </w:pPr>
      <w:r w:rsidRPr="00FB7109">
        <w:rPr>
          <w:rFonts w:asciiTheme="majorBidi" w:hAnsiTheme="majorBidi" w:cstheme="majorBidi"/>
          <w:b/>
          <w:bCs/>
          <w:sz w:val="44"/>
          <w:szCs w:val="44"/>
        </w:rPr>
        <w:t>User help :</w:t>
      </w:r>
    </w:p>
    <w:p w14:paraId="769C8434" w14:textId="77777777" w:rsidR="00FB7109" w:rsidRDefault="00FB7109" w:rsidP="00FB7109">
      <w:pPr>
        <w:spacing w:after="120" w:line="264" w:lineRule="auto"/>
        <w:ind w:firstLine="284"/>
        <w:jc w:val="center"/>
        <w:rPr>
          <w:rFonts w:asciiTheme="majorBidi" w:hAnsiTheme="majorBidi" w:cstheme="majorBidi"/>
          <w:b/>
          <w:bCs/>
          <w:sz w:val="24"/>
          <w:szCs w:val="24"/>
        </w:rPr>
      </w:pPr>
      <w:r>
        <w:rPr>
          <w:rFonts w:asciiTheme="majorBidi" w:hAnsiTheme="majorBidi" w:cstheme="majorBidi"/>
          <w:b/>
          <w:bCs/>
          <w:sz w:val="24"/>
          <w:szCs w:val="24"/>
        </w:rPr>
        <w:br/>
      </w:r>
      <w:r w:rsidRPr="00FB7109">
        <w:rPr>
          <w:rFonts w:asciiTheme="majorBidi" w:hAnsiTheme="majorBidi" w:cstheme="majorBidi"/>
          <w:b/>
          <w:bCs/>
          <w:sz w:val="24"/>
          <w:szCs w:val="24"/>
        </w:rPr>
        <w:t xml:space="preserve">In this project it is about finding similarities between proteins and identifying homology, </w:t>
      </w:r>
      <w:r w:rsidRPr="00FB7109">
        <w:rPr>
          <w:rFonts w:asciiTheme="majorBidi" w:hAnsiTheme="majorBidi" w:cstheme="majorBidi"/>
          <w:b/>
          <w:bCs/>
          <w:sz w:val="24"/>
          <w:szCs w:val="24"/>
        </w:rPr>
        <w:t>to</w:t>
      </w:r>
      <w:r w:rsidRPr="00FB7109">
        <w:rPr>
          <w:rFonts w:asciiTheme="majorBidi" w:hAnsiTheme="majorBidi" w:cstheme="majorBidi"/>
          <w:b/>
          <w:bCs/>
          <w:sz w:val="24"/>
          <w:szCs w:val="24"/>
        </w:rPr>
        <w:t xml:space="preserve"> find proteins </w:t>
      </w:r>
      <w:r w:rsidRPr="00FB7109">
        <w:rPr>
          <w:rFonts w:asciiTheme="majorBidi" w:hAnsiTheme="majorBidi" w:cstheme="majorBidi"/>
          <w:b/>
          <w:bCs/>
          <w:sz w:val="24"/>
          <w:szCs w:val="24"/>
        </w:rPr>
        <w:t>like</w:t>
      </w:r>
      <w:r w:rsidRPr="00FB7109">
        <w:rPr>
          <w:rFonts w:asciiTheme="majorBidi" w:hAnsiTheme="majorBidi" w:cstheme="majorBidi"/>
          <w:b/>
          <w:bCs/>
          <w:sz w:val="24"/>
          <w:szCs w:val="24"/>
        </w:rPr>
        <w:t xml:space="preserve"> the desired protein,</w:t>
      </w:r>
    </w:p>
    <w:p w14:paraId="2E99D59D" w14:textId="77777777" w:rsidR="00FB7109" w:rsidRDefault="00FB7109" w:rsidP="00FB7109">
      <w:pPr>
        <w:spacing w:after="120" w:line="264" w:lineRule="auto"/>
        <w:ind w:firstLine="284"/>
        <w:jc w:val="center"/>
        <w:rPr>
          <w:rFonts w:asciiTheme="majorBidi" w:hAnsiTheme="majorBidi" w:cstheme="majorBidi"/>
          <w:b/>
          <w:bCs/>
          <w:sz w:val="24"/>
          <w:szCs w:val="24"/>
        </w:rPr>
      </w:pPr>
      <w:r w:rsidRPr="00FB7109">
        <w:rPr>
          <w:rFonts w:asciiTheme="majorBidi" w:hAnsiTheme="majorBidi" w:cstheme="majorBidi"/>
          <w:b/>
          <w:bCs/>
          <w:sz w:val="24"/>
          <w:szCs w:val="24"/>
        </w:rPr>
        <w:t xml:space="preserve"> you need to open the database that contains the protein sequences that exist in the world and run the code for the desired protein, </w:t>
      </w:r>
    </w:p>
    <w:p w14:paraId="6E3927E0" w14:textId="615778CB" w:rsidR="00FB7109" w:rsidRDefault="00FB7109" w:rsidP="00FB7109">
      <w:pPr>
        <w:spacing w:after="120" w:line="264" w:lineRule="auto"/>
        <w:ind w:firstLine="284"/>
        <w:jc w:val="center"/>
        <w:rPr>
          <w:rFonts w:asciiTheme="majorBidi" w:hAnsiTheme="majorBidi" w:cstheme="majorBidi"/>
          <w:b/>
          <w:bCs/>
          <w:sz w:val="24"/>
          <w:szCs w:val="24"/>
          <w:lang w:bidi="ar-SY"/>
        </w:rPr>
      </w:pPr>
      <w:proofErr w:type="gramStart"/>
      <w:r w:rsidRPr="00FB7109">
        <w:rPr>
          <w:rFonts w:asciiTheme="majorBidi" w:hAnsiTheme="majorBidi" w:cstheme="majorBidi"/>
          <w:b/>
          <w:bCs/>
          <w:sz w:val="24"/>
          <w:szCs w:val="24"/>
        </w:rPr>
        <w:t>the</w:t>
      </w:r>
      <w:proofErr w:type="gramEnd"/>
      <w:r w:rsidRPr="00FB7109">
        <w:rPr>
          <w:rFonts w:asciiTheme="majorBidi" w:hAnsiTheme="majorBidi" w:cstheme="majorBidi"/>
          <w:b/>
          <w:bCs/>
          <w:sz w:val="24"/>
          <w:szCs w:val="24"/>
        </w:rPr>
        <w:t xml:space="preserve"> size of the database files is over 128 gigabytes, from the UNIPROT </w:t>
      </w:r>
      <w:r w:rsidRPr="00FB7109">
        <w:rPr>
          <w:rFonts w:asciiTheme="majorBidi" w:hAnsiTheme="majorBidi" w:cstheme="majorBidi"/>
          <w:b/>
          <w:bCs/>
          <w:sz w:val="24"/>
          <w:szCs w:val="24"/>
        </w:rPr>
        <w:t>website.</w:t>
      </w:r>
      <w:r>
        <w:rPr>
          <w:rFonts w:asciiTheme="majorBidi" w:hAnsiTheme="majorBidi" w:cstheme="majorBidi"/>
          <w:b/>
          <w:bCs/>
          <w:sz w:val="24"/>
          <w:szCs w:val="24"/>
          <w:lang w:bidi="ar-SY"/>
        </w:rPr>
        <w:t xml:space="preserve"> </w:t>
      </w:r>
    </w:p>
    <w:p w14:paraId="641F0EFC" w14:textId="5EA4AACB" w:rsidR="00FB7109" w:rsidRDefault="00FB7109" w:rsidP="00FB7109">
      <w:pPr>
        <w:spacing w:after="120" w:line="264" w:lineRule="auto"/>
        <w:ind w:firstLine="284"/>
        <w:jc w:val="center"/>
        <w:rPr>
          <w:rFonts w:asciiTheme="majorBidi" w:hAnsiTheme="majorBidi" w:cstheme="majorBidi" w:hint="cs"/>
          <w:b/>
          <w:bCs/>
          <w:sz w:val="24"/>
          <w:szCs w:val="24"/>
          <w:rtl/>
        </w:rPr>
      </w:pPr>
      <w:r w:rsidRPr="00FB7109">
        <w:rPr>
          <w:rFonts w:asciiTheme="majorBidi" w:hAnsiTheme="majorBidi" w:cstheme="majorBidi"/>
          <w:b/>
          <w:bCs/>
          <w:sz w:val="24"/>
          <w:szCs w:val="24"/>
          <w:lang w:bidi="ar-SY"/>
        </w:rPr>
        <w:t>https://www.uniprot.org/uniprotkb?query=mitochondria-derived+peptides</w:t>
      </w:r>
      <w:r w:rsidRPr="00FB7109">
        <w:rPr>
          <w:rFonts w:asciiTheme="majorBidi" w:hAnsiTheme="majorBidi" w:cstheme="majorBidi"/>
          <w:b/>
          <w:bCs/>
          <w:sz w:val="24"/>
          <w:szCs w:val="24"/>
        </w:rPr>
        <w:t>.</w:t>
      </w:r>
    </w:p>
    <w:p w14:paraId="7FD47CF9" w14:textId="77777777" w:rsidR="00FB7109" w:rsidRDefault="00FB7109" w:rsidP="00C104F8">
      <w:pPr>
        <w:spacing w:after="120" w:line="264" w:lineRule="auto"/>
        <w:ind w:firstLine="284"/>
        <w:jc w:val="center"/>
        <w:rPr>
          <w:rFonts w:asciiTheme="majorBidi" w:hAnsiTheme="majorBidi" w:cstheme="majorBidi"/>
          <w:b/>
          <w:bCs/>
          <w:sz w:val="24"/>
          <w:szCs w:val="24"/>
        </w:rPr>
      </w:pPr>
    </w:p>
    <w:p w14:paraId="342D6279" w14:textId="77777777" w:rsidR="00FB7109" w:rsidRDefault="00FB7109" w:rsidP="00C104F8">
      <w:pPr>
        <w:spacing w:after="120" w:line="264" w:lineRule="auto"/>
        <w:ind w:firstLine="284"/>
        <w:jc w:val="center"/>
        <w:rPr>
          <w:rFonts w:asciiTheme="majorBidi" w:hAnsiTheme="majorBidi" w:cstheme="majorBidi"/>
          <w:b/>
          <w:bCs/>
          <w:sz w:val="24"/>
          <w:szCs w:val="24"/>
        </w:rPr>
      </w:pPr>
    </w:p>
    <w:p w14:paraId="2329819F" w14:textId="77777777" w:rsidR="00FB7109" w:rsidRDefault="00FB7109" w:rsidP="00C104F8">
      <w:pPr>
        <w:spacing w:after="120" w:line="264" w:lineRule="auto"/>
        <w:ind w:firstLine="284"/>
        <w:jc w:val="center"/>
        <w:rPr>
          <w:rFonts w:asciiTheme="majorBidi" w:hAnsiTheme="majorBidi" w:cstheme="majorBidi"/>
          <w:b/>
          <w:bCs/>
          <w:sz w:val="24"/>
          <w:szCs w:val="24"/>
        </w:rPr>
      </w:pPr>
    </w:p>
    <w:p w14:paraId="623793F4" w14:textId="4C278516" w:rsidR="002D72CD" w:rsidRPr="006C1355" w:rsidRDefault="00F91E7F" w:rsidP="00C104F8">
      <w:pPr>
        <w:spacing w:after="120" w:line="264" w:lineRule="auto"/>
        <w:ind w:firstLine="284"/>
        <w:jc w:val="center"/>
        <w:rPr>
          <w:rFonts w:asciiTheme="majorBidi" w:hAnsiTheme="majorBidi" w:cstheme="majorBidi"/>
          <w:b/>
          <w:bCs/>
          <w:sz w:val="24"/>
          <w:szCs w:val="24"/>
        </w:rPr>
      </w:pPr>
      <w:r w:rsidRPr="006C1355">
        <w:rPr>
          <w:rFonts w:asciiTheme="majorBidi" w:hAnsiTheme="majorBidi" w:cstheme="majorBidi"/>
          <w:b/>
          <w:bCs/>
          <w:sz w:val="24"/>
          <w:szCs w:val="24"/>
        </w:rPr>
        <w:t>8.</w:t>
      </w:r>
      <w:r w:rsidR="002D72CD" w:rsidRPr="006C1355">
        <w:rPr>
          <w:rFonts w:asciiTheme="majorBidi" w:hAnsiTheme="majorBidi" w:cstheme="majorBidi"/>
          <w:b/>
          <w:bCs/>
          <w:sz w:val="24"/>
          <w:szCs w:val="24"/>
        </w:rPr>
        <w:t xml:space="preserve">reference </w:t>
      </w:r>
    </w:p>
    <w:p w14:paraId="31790E14" w14:textId="77777777" w:rsidR="00451D07" w:rsidRPr="005B69DE" w:rsidRDefault="00451D07" w:rsidP="002D72CD">
      <w:pPr>
        <w:spacing w:after="120" w:line="264" w:lineRule="auto"/>
        <w:ind w:firstLine="284"/>
        <w:jc w:val="both"/>
        <w:rPr>
          <w:rFonts w:asciiTheme="majorBidi" w:hAnsiTheme="majorBidi" w:cstheme="majorBidi"/>
          <w:b/>
          <w:bCs/>
          <w:sz w:val="24"/>
          <w:szCs w:val="24"/>
          <w:u w:val="single"/>
        </w:rPr>
      </w:pPr>
    </w:p>
    <w:p w14:paraId="6DBB9A52" w14:textId="77777777" w:rsidR="00AA3C9B" w:rsidRPr="004A3A37" w:rsidRDefault="00AA3C9B" w:rsidP="00AA3C9B">
      <w:pPr>
        <w:pStyle w:val="PlainText"/>
        <w:numPr>
          <w:ilvl w:val="0"/>
          <w:numId w:val="20"/>
        </w:numPr>
        <w:tabs>
          <w:tab w:val="right" w:pos="567"/>
        </w:tabs>
        <w:ind w:left="0" w:firstLine="0"/>
        <w:jc w:val="both"/>
        <w:rPr>
          <w:rFonts w:asciiTheme="majorBidi" w:hAnsiTheme="majorBidi" w:cstheme="majorBidi"/>
          <w:sz w:val="24"/>
          <w:szCs w:val="24"/>
        </w:rPr>
      </w:pPr>
      <w:r w:rsidRPr="004A3A37">
        <w:rPr>
          <w:rFonts w:asciiTheme="majorBidi" w:hAnsiTheme="majorBidi" w:cstheme="majorBidi"/>
          <w:sz w:val="24"/>
          <w:szCs w:val="24"/>
        </w:rPr>
        <w:t xml:space="preserve">Frenkel Z, Trifonov, E., Walking through protein sequence space. </w:t>
      </w:r>
      <w:r w:rsidRPr="004A3A37">
        <w:rPr>
          <w:rFonts w:asciiTheme="majorBidi" w:hAnsiTheme="majorBidi" w:cstheme="majorBidi"/>
          <w:i/>
          <w:iCs/>
          <w:sz w:val="24"/>
          <w:szCs w:val="24"/>
        </w:rPr>
        <w:t>Journal of Theoretical Biology</w:t>
      </w:r>
      <w:r w:rsidRPr="004A3A37">
        <w:rPr>
          <w:rFonts w:asciiTheme="majorBidi" w:hAnsiTheme="majorBidi" w:cstheme="majorBidi"/>
          <w:sz w:val="24"/>
          <w:szCs w:val="24"/>
        </w:rPr>
        <w:t>, 2007 Jan 7; 244(1):77-80.</w:t>
      </w:r>
    </w:p>
    <w:p w14:paraId="5260F525" w14:textId="77777777" w:rsidR="006912E1" w:rsidRPr="009B16B3" w:rsidRDefault="006912E1" w:rsidP="006912E1">
      <w:pPr>
        <w:pStyle w:val="PlainText"/>
        <w:tabs>
          <w:tab w:val="right" w:pos="567"/>
        </w:tabs>
        <w:jc w:val="both"/>
        <w:rPr>
          <w:rFonts w:asciiTheme="majorBidi" w:hAnsiTheme="majorBidi" w:cstheme="majorBidi"/>
          <w:sz w:val="24"/>
          <w:szCs w:val="24"/>
          <w:u w:val="single"/>
        </w:rPr>
      </w:pPr>
    </w:p>
    <w:p w14:paraId="7D2F5194" w14:textId="77777777" w:rsidR="002D72CD" w:rsidRPr="009B16B3" w:rsidRDefault="002D72CD" w:rsidP="002D72CD">
      <w:pPr>
        <w:pStyle w:val="PlainText"/>
        <w:numPr>
          <w:ilvl w:val="0"/>
          <w:numId w:val="20"/>
        </w:numPr>
        <w:tabs>
          <w:tab w:val="right" w:pos="567"/>
        </w:tabs>
        <w:ind w:left="0" w:firstLine="0"/>
        <w:jc w:val="both"/>
        <w:rPr>
          <w:rFonts w:asciiTheme="majorBidi" w:hAnsiTheme="majorBidi" w:cstheme="majorBidi"/>
          <w:sz w:val="24"/>
          <w:szCs w:val="24"/>
        </w:rPr>
      </w:pPr>
      <w:r w:rsidRPr="009B16B3">
        <w:rPr>
          <w:rFonts w:asciiTheme="majorBidi" w:hAnsiTheme="majorBidi" w:cstheme="majorBidi"/>
          <w:sz w:val="24"/>
          <w:szCs w:val="24"/>
        </w:rPr>
        <w:t xml:space="preserve">Frenkel, Z.M. and Trifonov, E.N. Evolutionary networks in the formatted protein sequence space. </w:t>
      </w:r>
      <w:r w:rsidRPr="009B16B3">
        <w:rPr>
          <w:rFonts w:asciiTheme="majorBidi" w:hAnsiTheme="majorBidi" w:cstheme="majorBidi"/>
          <w:i/>
          <w:iCs/>
          <w:sz w:val="24"/>
          <w:szCs w:val="24"/>
        </w:rPr>
        <w:t>Journal of Computational Biology</w:t>
      </w:r>
      <w:r w:rsidRPr="009B16B3">
        <w:rPr>
          <w:rFonts w:asciiTheme="majorBidi" w:hAnsiTheme="majorBidi" w:cstheme="majorBidi"/>
          <w:sz w:val="24"/>
          <w:szCs w:val="24"/>
        </w:rPr>
        <w:t xml:space="preserve">, 2007 Oct; 14(8):1044-57 </w:t>
      </w:r>
    </w:p>
    <w:p w14:paraId="6E8CABA6" w14:textId="77777777" w:rsidR="006912E1" w:rsidRPr="009B16B3" w:rsidRDefault="006912E1" w:rsidP="006912E1">
      <w:pPr>
        <w:pStyle w:val="PlainText"/>
        <w:tabs>
          <w:tab w:val="right" w:pos="567"/>
        </w:tabs>
        <w:jc w:val="both"/>
        <w:rPr>
          <w:rFonts w:asciiTheme="majorBidi" w:hAnsiTheme="majorBidi" w:cstheme="majorBidi"/>
          <w:sz w:val="24"/>
          <w:szCs w:val="24"/>
        </w:rPr>
      </w:pPr>
    </w:p>
    <w:p w14:paraId="28FBBAE9" w14:textId="6B403B97" w:rsidR="00C75CF9" w:rsidRPr="009B16B3" w:rsidRDefault="00C75CF9" w:rsidP="002D72CD">
      <w:pPr>
        <w:pStyle w:val="PlainText"/>
        <w:numPr>
          <w:ilvl w:val="0"/>
          <w:numId w:val="20"/>
        </w:numPr>
        <w:tabs>
          <w:tab w:val="right" w:pos="567"/>
        </w:tabs>
        <w:ind w:left="0" w:firstLine="0"/>
        <w:jc w:val="both"/>
        <w:rPr>
          <w:rFonts w:asciiTheme="majorBidi" w:hAnsiTheme="majorBidi" w:cstheme="majorBidi"/>
          <w:sz w:val="24"/>
          <w:szCs w:val="24"/>
        </w:rPr>
      </w:pPr>
      <w:r w:rsidRPr="009B16B3">
        <w:rPr>
          <w:rFonts w:asciiTheme="majorBidi" w:hAnsiTheme="majorBidi" w:cstheme="majorBidi"/>
          <w:color w:val="222222"/>
          <w:sz w:val="24"/>
          <w:szCs w:val="24"/>
          <w:shd w:val="clear" w:color="auto" w:fill="FFFFFF"/>
        </w:rPr>
        <w:t>K Grewal, R., &amp; Roy, S. (2015). Modeling proteins as residue interaction networks. </w:t>
      </w:r>
      <w:r w:rsidRPr="009B16B3">
        <w:rPr>
          <w:rFonts w:asciiTheme="majorBidi" w:hAnsiTheme="majorBidi" w:cstheme="majorBidi"/>
          <w:i/>
          <w:iCs/>
          <w:color w:val="222222"/>
          <w:sz w:val="24"/>
          <w:szCs w:val="24"/>
          <w:shd w:val="clear" w:color="auto" w:fill="FFFFFF"/>
        </w:rPr>
        <w:t>Protein and peptide letters</w:t>
      </w:r>
      <w:r w:rsidRPr="009B16B3">
        <w:rPr>
          <w:rFonts w:asciiTheme="majorBidi" w:hAnsiTheme="majorBidi" w:cstheme="majorBidi"/>
          <w:color w:val="222222"/>
          <w:sz w:val="24"/>
          <w:szCs w:val="24"/>
          <w:shd w:val="clear" w:color="auto" w:fill="FFFFFF"/>
        </w:rPr>
        <w:t>, </w:t>
      </w:r>
      <w:r w:rsidRPr="009B16B3">
        <w:rPr>
          <w:rFonts w:asciiTheme="majorBidi" w:hAnsiTheme="majorBidi" w:cstheme="majorBidi"/>
          <w:i/>
          <w:iCs/>
          <w:color w:val="222222"/>
          <w:sz w:val="24"/>
          <w:szCs w:val="24"/>
          <w:shd w:val="clear" w:color="auto" w:fill="FFFFFF"/>
        </w:rPr>
        <w:t>22</w:t>
      </w:r>
      <w:r w:rsidRPr="009B16B3">
        <w:rPr>
          <w:rFonts w:asciiTheme="majorBidi" w:hAnsiTheme="majorBidi" w:cstheme="majorBidi"/>
          <w:color w:val="222222"/>
          <w:sz w:val="24"/>
          <w:szCs w:val="24"/>
          <w:shd w:val="clear" w:color="auto" w:fill="FFFFFF"/>
        </w:rPr>
        <w:t>(10), 923-933.</w:t>
      </w:r>
    </w:p>
    <w:p w14:paraId="75C70DC6" w14:textId="77777777" w:rsidR="006912E1" w:rsidRPr="009B16B3" w:rsidRDefault="006912E1" w:rsidP="006912E1">
      <w:pPr>
        <w:pStyle w:val="PlainText"/>
        <w:tabs>
          <w:tab w:val="right" w:pos="567"/>
        </w:tabs>
        <w:jc w:val="both"/>
        <w:rPr>
          <w:rFonts w:asciiTheme="majorBidi" w:hAnsiTheme="majorBidi" w:cstheme="majorBidi"/>
          <w:sz w:val="24"/>
          <w:szCs w:val="24"/>
        </w:rPr>
      </w:pPr>
    </w:p>
    <w:p w14:paraId="28F0B033" w14:textId="7CCFE966" w:rsidR="00C81BBD" w:rsidRPr="009B16B3" w:rsidRDefault="00C81BBD" w:rsidP="00C81BBD">
      <w:pPr>
        <w:pStyle w:val="ListParagraph"/>
        <w:numPr>
          <w:ilvl w:val="0"/>
          <w:numId w:val="20"/>
        </w:numPr>
        <w:spacing w:after="120" w:line="264" w:lineRule="auto"/>
        <w:rPr>
          <w:rFonts w:asciiTheme="majorBidi" w:eastAsia="Calibri" w:hAnsiTheme="majorBidi" w:cstheme="majorBidi"/>
          <w:color w:val="auto"/>
          <w:sz w:val="24"/>
          <w:szCs w:val="24"/>
        </w:rPr>
      </w:pPr>
      <w:r w:rsidRPr="009B16B3">
        <w:rPr>
          <w:rFonts w:asciiTheme="majorBidi" w:eastAsia="Calibri" w:hAnsiTheme="majorBidi" w:cstheme="majorBidi"/>
          <w:color w:val="auto"/>
          <w:sz w:val="24"/>
          <w:szCs w:val="24"/>
        </w:rPr>
        <w:t xml:space="preserve">    Z.M. Frenkel, Z.M. Frenkel, E.N. Trifonov, </w:t>
      </w:r>
      <w:proofErr w:type="spellStart"/>
      <w:r w:rsidRPr="009B16B3">
        <w:rPr>
          <w:rFonts w:asciiTheme="majorBidi" w:eastAsia="Calibri" w:hAnsiTheme="majorBidi" w:cstheme="majorBidi"/>
          <w:color w:val="auto"/>
          <w:sz w:val="24"/>
          <w:szCs w:val="24"/>
        </w:rPr>
        <w:t>S.Snir</w:t>
      </w:r>
      <w:proofErr w:type="spellEnd"/>
      <w:r w:rsidRPr="009B16B3">
        <w:rPr>
          <w:rFonts w:asciiTheme="majorBidi" w:eastAsia="Calibri" w:hAnsiTheme="majorBidi" w:cstheme="majorBidi"/>
          <w:color w:val="auto"/>
          <w:sz w:val="24"/>
          <w:szCs w:val="24"/>
        </w:rPr>
        <w:t xml:space="preserve">, "Structural relatedness via flow networks in protein sequence space", </w:t>
      </w:r>
      <w:r w:rsidRPr="009B16B3">
        <w:rPr>
          <w:rFonts w:asciiTheme="majorBidi" w:eastAsia="Calibri" w:hAnsiTheme="majorBidi" w:cstheme="majorBidi"/>
          <w:i/>
          <w:iCs/>
          <w:color w:val="auto"/>
          <w:sz w:val="24"/>
          <w:szCs w:val="24"/>
        </w:rPr>
        <w:t>Journal of Theoretical Biology</w:t>
      </w:r>
      <w:r w:rsidRPr="009B16B3">
        <w:rPr>
          <w:rFonts w:asciiTheme="majorBidi" w:eastAsia="Calibri" w:hAnsiTheme="majorBidi" w:cstheme="majorBidi"/>
          <w:color w:val="auto"/>
          <w:sz w:val="24"/>
          <w:szCs w:val="24"/>
        </w:rPr>
        <w:t xml:space="preserve"> 260: 438–444, 2009.</w:t>
      </w:r>
    </w:p>
    <w:p w14:paraId="2344C55E" w14:textId="6369CCA7" w:rsidR="006912E1" w:rsidRPr="009B16B3" w:rsidRDefault="006912E1" w:rsidP="006912E1">
      <w:pPr>
        <w:pStyle w:val="ListParagraph"/>
        <w:spacing w:after="120" w:line="264" w:lineRule="auto"/>
        <w:ind w:left="360"/>
        <w:rPr>
          <w:rFonts w:asciiTheme="majorBidi" w:eastAsia="Calibri" w:hAnsiTheme="majorBidi" w:cstheme="majorBidi"/>
          <w:color w:val="auto"/>
          <w:sz w:val="24"/>
          <w:szCs w:val="24"/>
        </w:rPr>
      </w:pPr>
    </w:p>
    <w:p w14:paraId="30DDEDFC" w14:textId="4C990E74" w:rsidR="006912E1" w:rsidRPr="009B16B3" w:rsidRDefault="006912E1" w:rsidP="006912E1">
      <w:pPr>
        <w:pStyle w:val="ListParagraph"/>
        <w:numPr>
          <w:ilvl w:val="0"/>
          <w:numId w:val="20"/>
        </w:numPr>
        <w:spacing w:after="120" w:line="264" w:lineRule="auto"/>
        <w:jc w:val="both"/>
        <w:rPr>
          <w:rFonts w:asciiTheme="majorBidi" w:eastAsia="Calibri" w:hAnsiTheme="majorBidi" w:cstheme="majorBidi"/>
          <w:color w:val="auto"/>
          <w:sz w:val="24"/>
          <w:szCs w:val="24"/>
        </w:rPr>
      </w:pPr>
      <w:r w:rsidRPr="009B16B3">
        <w:rPr>
          <w:rFonts w:asciiTheme="majorBidi" w:eastAsia="Calibri" w:hAnsiTheme="majorBidi" w:cstheme="majorBidi"/>
          <w:color w:val="auto"/>
          <w:sz w:val="24"/>
          <w:szCs w:val="24"/>
        </w:rPr>
        <w:t xml:space="preserve">John-Marc </w:t>
      </w:r>
      <w:proofErr w:type="spellStart"/>
      <w:r w:rsidRPr="009B16B3">
        <w:rPr>
          <w:rFonts w:asciiTheme="majorBidi" w:eastAsia="Calibri" w:hAnsiTheme="majorBidi" w:cstheme="majorBidi"/>
          <w:color w:val="auto"/>
          <w:sz w:val="24"/>
          <w:szCs w:val="24"/>
        </w:rPr>
        <w:t>Chandonia</w:t>
      </w:r>
      <w:proofErr w:type="spellEnd"/>
      <w:r w:rsidRPr="009B16B3">
        <w:rPr>
          <w:rFonts w:asciiTheme="majorBidi" w:eastAsia="Calibri" w:hAnsiTheme="majorBidi" w:cstheme="majorBidi"/>
          <w:color w:val="auto"/>
          <w:sz w:val="24"/>
          <w:szCs w:val="24"/>
        </w:rPr>
        <w:t>, "The ASTRAL Compendium in 2004",</w:t>
      </w:r>
      <w:r w:rsidRPr="009B16B3">
        <w:rPr>
          <w:sz w:val="24"/>
          <w:szCs w:val="24"/>
        </w:rPr>
        <w:t xml:space="preserve"> </w:t>
      </w:r>
      <w:r w:rsidRPr="009B16B3">
        <w:rPr>
          <w:rFonts w:asciiTheme="majorBidi" w:eastAsia="Calibri" w:hAnsiTheme="majorBidi" w:cstheme="majorBidi"/>
          <w:color w:val="auto"/>
          <w:sz w:val="24"/>
          <w:szCs w:val="24"/>
        </w:rPr>
        <w:t>Nucleic Acids Research, Vol. 32, 2004.</w:t>
      </w:r>
    </w:p>
    <w:p w14:paraId="661148AF" w14:textId="14027EF4" w:rsidR="001D44A6" w:rsidRPr="009C6EF2" w:rsidRDefault="009C6EF2" w:rsidP="001D44A6">
      <w:pPr>
        <w:pStyle w:val="ListParagraph"/>
        <w:rPr>
          <w:rFonts w:asciiTheme="majorBidi" w:eastAsia="Calibri" w:hAnsiTheme="majorBidi" w:cstheme="majorBidi"/>
          <w:color w:val="auto"/>
          <w:sz w:val="28"/>
          <w:szCs w:val="28"/>
        </w:rPr>
      </w:pPr>
      <w:r>
        <w:rPr>
          <w:rFonts w:asciiTheme="majorBidi" w:eastAsia="Calibri" w:hAnsiTheme="majorBidi" w:cstheme="majorBidi"/>
          <w:color w:val="auto"/>
          <w:sz w:val="24"/>
          <w:szCs w:val="24"/>
        </w:rPr>
        <w:t>,MN B ?</w:t>
      </w:r>
      <w:r>
        <w:rPr>
          <w:rFonts w:asciiTheme="majorBidi" w:eastAsia="Calibri" w:hAnsiTheme="majorBidi" w:cstheme="majorBidi"/>
          <w:color w:val="auto"/>
          <w:sz w:val="28"/>
          <w:szCs w:val="28"/>
        </w:rPr>
        <w:t>&lt;</w:t>
      </w:r>
      <w:proofErr w:type="spellStart"/>
      <w:r>
        <w:rPr>
          <w:rFonts w:asciiTheme="majorBidi" w:eastAsia="Calibri" w:hAnsiTheme="majorBidi" w:cstheme="majorBidi"/>
          <w:color w:val="auto"/>
          <w:sz w:val="28"/>
          <w:szCs w:val="28"/>
        </w:rPr>
        <w:t>mB</w:t>
      </w:r>
      <w:proofErr w:type="spellEnd"/>
    </w:p>
    <w:p w14:paraId="344F6CE4" w14:textId="54AE4DF8" w:rsidR="001D44A6" w:rsidRPr="009B16B3" w:rsidRDefault="001D44A6" w:rsidP="006912E1">
      <w:pPr>
        <w:pStyle w:val="ListParagraph"/>
        <w:numPr>
          <w:ilvl w:val="0"/>
          <w:numId w:val="20"/>
        </w:numPr>
        <w:spacing w:after="120" w:line="264" w:lineRule="auto"/>
        <w:jc w:val="both"/>
        <w:rPr>
          <w:rFonts w:asciiTheme="majorBidi" w:eastAsia="Calibri" w:hAnsiTheme="majorBidi" w:cstheme="majorBidi"/>
          <w:color w:val="auto"/>
          <w:sz w:val="24"/>
          <w:szCs w:val="24"/>
        </w:rPr>
      </w:pPr>
      <w:proofErr w:type="spellStart"/>
      <w:r w:rsidRPr="009B16B3">
        <w:rPr>
          <w:rFonts w:asciiTheme="majorBidi" w:eastAsia="Calibri" w:hAnsiTheme="majorBidi" w:cstheme="majorBidi"/>
          <w:color w:val="auto"/>
          <w:sz w:val="24"/>
          <w:szCs w:val="24"/>
        </w:rPr>
        <w:t>MRFalign</w:t>
      </w:r>
      <w:proofErr w:type="spellEnd"/>
      <w:r w:rsidRPr="009B16B3">
        <w:rPr>
          <w:rFonts w:asciiTheme="majorBidi" w:eastAsia="Calibri" w:hAnsiTheme="majorBidi" w:cstheme="majorBidi"/>
          <w:color w:val="auto"/>
          <w:sz w:val="24"/>
          <w:szCs w:val="24"/>
        </w:rPr>
        <w:t>: Protein Homology Detection through Alignment of Markov Random Fields.</w:t>
      </w:r>
    </w:p>
    <w:p w14:paraId="33159FC8" w14:textId="77777777" w:rsidR="00987759" w:rsidRPr="009B16B3" w:rsidRDefault="00987759" w:rsidP="00987759">
      <w:pPr>
        <w:pStyle w:val="ListParagraph"/>
        <w:rPr>
          <w:rFonts w:asciiTheme="majorBidi" w:eastAsia="Calibri" w:hAnsiTheme="majorBidi" w:cstheme="majorBidi"/>
          <w:color w:val="auto"/>
          <w:sz w:val="24"/>
          <w:szCs w:val="24"/>
        </w:rPr>
      </w:pPr>
    </w:p>
    <w:p w14:paraId="57DC221D" w14:textId="053FDA94" w:rsidR="00987759" w:rsidRPr="009B16B3" w:rsidRDefault="00987759" w:rsidP="006912E1">
      <w:pPr>
        <w:pStyle w:val="ListParagraph"/>
        <w:numPr>
          <w:ilvl w:val="0"/>
          <w:numId w:val="20"/>
        </w:numPr>
        <w:spacing w:after="120" w:line="264" w:lineRule="auto"/>
        <w:jc w:val="both"/>
        <w:rPr>
          <w:rFonts w:asciiTheme="majorBidi" w:eastAsia="Calibri" w:hAnsiTheme="majorBidi" w:cstheme="majorBidi"/>
          <w:color w:val="auto"/>
          <w:sz w:val="24"/>
          <w:szCs w:val="24"/>
        </w:rPr>
      </w:pPr>
      <w:r w:rsidRPr="009B16B3">
        <w:rPr>
          <w:rFonts w:asciiTheme="majorBidi" w:hAnsiTheme="majorBidi" w:cstheme="majorBidi"/>
          <w:color w:val="202020"/>
          <w:sz w:val="24"/>
          <w:szCs w:val="24"/>
          <w:shd w:val="clear" w:color="auto" w:fill="FFFFFF"/>
        </w:rPr>
        <w:t xml:space="preserve">Daniels NM, Hosur R, Berger B, Cowen LJ (2012) </w:t>
      </w:r>
      <w:proofErr w:type="spellStart"/>
      <w:r w:rsidRPr="009B16B3">
        <w:rPr>
          <w:rFonts w:asciiTheme="majorBidi" w:hAnsiTheme="majorBidi" w:cstheme="majorBidi"/>
          <w:color w:val="202020"/>
          <w:sz w:val="24"/>
          <w:szCs w:val="24"/>
          <w:shd w:val="clear" w:color="auto" w:fill="FFFFFF"/>
        </w:rPr>
        <w:t>SMURFLite</w:t>
      </w:r>
      <w:proofErr w:type="spellEnd"/>
      <w:r w:rsidRPr="009B16B3">
        <w:rPr>
          <w:rFonts w:asciiTheme="majorBidi" w:hAnsiTheme="majorBidi" w:cstheme="majorBidi"/>
          <w:color w:val="202020"/>
          <w:sz w:val="24"/>
          <w:szCs w:val="24"/>
          <w:shd w:val="clear" w:color="auto" w:fill="FFFFFF"/>
        </w:rPr>
        <w:t>: combining simplified Markov random fields with simulated evolution improves remote homology detection for beta-structural proteins into the twilight zone. Bioinformatics 28: 1216–1222.</w:t>
      </w:r>
    </w:p>
    <w:p w14:paraId="03A7FA91" w14:textId="77777777" w:rsidR="00F9345E" w:rsidRPr="009B16B3" w:rsidRDefault="00F9345E" w:rsidP="00F9345E">
      <w:pPr>
        <w:pStyle w:val="ListParagraph"/>
        <w:rPr>
          <w:rFonts w:asciiTheme="majorBidi" w:eastAsia="Calibri" w:hAnsiTheme="majorBidi" w:cstheme="majorBidi"/>
          <w:color w:val="auto"/>
          <w:sz w:val="24"/>
          <w:szCs w:val="24"/>
        </w:rPr>
      </w:pPr>
    </w:p>
    <w:p w14:paraId="0084D9E6" w14:textId="47A2D86E" w:rsidR="00F9345E" w:rsidRPr="009B16B3" w:rsidRDefault="00F9345E" w:rsidP="006912E1">
      <w:pPr>
        <w:pStyle w:val="ListParagraph"/>
        <w:numPr>
          <w:ilvl w:val="0"/>
          <w:numId w:val="20"/>
        </w:numPr>
        <w:spacing w:after="120" w:line="264" w:lineRule="auto"/>
        <w:jc w:val="both"/>
        <w:rPr>
          <w:rFonts w:asciiTheme="majorBidi" w:eastAsia="Calibri" w:hAnsiTheme="majorBidi" w:cstheme="majorBidi"/>
          <w:color w:val="auto"/>
          <w:sz w:val="24"/>
          <w:szCs w:val="24"/>
        </w:rPr>
      </w:pPr>
      <w:proofErr w:type="spellStart"/>
      <w:r w:rsidRPr="009B16B3">
        <w:rPr>
          <w:rFonts w:asciiTheme="majorBidi" w:eastAsia="Calibri" w:hAnsiTheme="majorBidi" w:cstheme="majorBidi"/>
          <w:color w:val="auto"/>
          <w:sz w:val="24"/>
          <w:szCs w:val="24"/>
        </w:rPr>
        <w:t>GraphAligner</w:t>
      </w:r>
      <w:proofErr w:type="spellEnd"/>
      <w:r w:rsidRPr="009B16B3">
        <w:rPr>
          <w:rFonts w:asciiTheme="majorBidi" w:eastAsia="Calibri" w:hAnsiTheme="majorBidi" w:cstheme="majorBidi"/>
          <w:color w:val="auto"/>
          <w:sz w:val="24"/>
          <w:szCs w:val="24"/>
        </w:rPr>
        <w:t>: rapid and versatile sequence-to-graph alignment .</w:t>
      </w:r>
    </w:p>
    <w:p w14:paraId="35FD1BE6" w14:textId="77777777" w:rsidR="00C40ECA" w:rsidRPr="009B16B3" w:rsidRDefault="00C40ECA" w:rsidP="00C40ECA">
      <w:pPr>
        <w:pStyle w:val="ListParagraph"/>
        <w:rPr>
          <w:rFonts w:asciiTheme="majorBidi" w:eastAsia="Calibri" w:hAnsiTheme="majorBidi" w:cstheme="majorBidi"/>
          <w:color w:val="auto"/>
          <w:sz w:val="24"/>
          <w:szCs w:val="24"/>
        </w:rPr>
      </w:pPr>
    </w:p>
    <w:p w14:paraId="41C176F3" w14:textId="7E0E7839" w:rsidR="00C40ECA" w:rsidRPr="009B16B3" w:rsidRDefault="00C40ECA" w:rsidP="006912E1">
      <w:pPr>
        <w:pStyle w:val="ListParagraph"/>
        <w:numPr>
          <w:ilvl w:val="0"/>
          <w:numId w:val="20"/>
        </w:numPr>
        <w:spacing w:after="120" w:line="264" w:lineRule="auto"/>
        <w:jc w:val="both"/>
        <w:rPr>
          <w:rFonts w:asciiTheme="majorBidi" w:eastAsia="Calibri" w:hAnsiTheme="majorBidi" w:cstheme="majorBidi"/>
          <w:color w:val="auto"/>
          <w:sz w:val="24"/>
          <w:szCs w:val="24"/>
        </w:rPr>
      </w:pPr>
      <w:r w:rsidRPr="009B16B3">
        <w:rPr>
          <w:rFonts w:asciiTheme="majorBidi" w:eastAsia="Calibri" w:hAnsiTheme="majorBidi" w:cstheme="majorBidi"/>
          <w:color w:val="auto"/>
          <w:sz w:val="24"/>
          <w:szCs w:val="24"/>
        </w:rPr>
        <w:t>Project in Software Engineering -NETWORK PARTITION BY CONDUCTIVITY FOR PCN-June 2014</w:t>
      </w:r>
      <w:r w:rsidR="00A601E5" w:rsidRPr="009B16B3">
        <w:rPr>
          <w:rFonts w:asciiTheme="majorBidi" w:eastAsia="Calibri" w:hAnsiTheme="majorBidi" w:cstheme="majorBidi"/>
          <w:color w:val="auto"/>
          <w:sz w:val="24"/>
          <w:szCs w:val="24"/>
        </w:rPr>
        <w:t>.</w:t>
      </w:r>
    </w:p>
    <w:p w14:paraId="5E2EDAAF" w14:textId="77777777" w:rsidR="00A601E5" w:rsidRPr="009B16B3" w:rsidRDefault="00A601E5" w:rsidP="00A601E5">
      <w:pPr>
        <w:pStyle w:val="ListParagraph"/>
        <w:rPr>
          <w:rFonts w:asciiTheme="majorBidi" w:eastAsia="Calibri" w:hAnsiTheme="majorBidi" w:cstheme="majorBidi"/>
          <w:color w:val="auto"/>
          <w:sz w:val="24"/>
          <w:szCs w:val="24"/>
        </w:rPr>
      </w:pPr>
    </w:p>
    <w:p w14:paraId="54731664" w14:textId="2B03CDD5" w:rsidR="00A601E5" w:rsidRPr="009B16B3" w:rsidRDefault="00A601E5" w:rsidP="006912E1">
      <w:pPr>
        <w:pStyle w:val="ListParagraph"/>
        <w:numPr>
          <w:ilvl w:val="0"/>
          <w:numId w:val="20"/>
        </w:numPr>
        <w:spacing w:after="120" w:line="264" w:lineRule="auto"/>
        <w:jc w:val="both"/>
        <w:rPr>
          <w:rFonts w:asciiTheme="majorBidi" w:eastAsia="Calibri" w:hAnsiTheme="majorBidi" w:cstheme="majorBidi"/>
          <w:color w:val="auto"/>
          <w:sz w:val="24"/>
          <w:szCs w:val="24"/>
        </w:rPr>
      </w:pPr>
      <w:proofErr w:type="spellStart"/>
      <w:r w:rsidRPr="009B16B3">
        <w:rPr>
          <w:color w:val="222222"/>
          <w:sz w:val="24"/>
          <w:szCs w:val="24"/>
          <w:shd w:val="clear" w:color="auto" w:fill="FFFFFF"/>
        </w:rPr>
        <w:t>Apweiler</w:t>
      </w:r>
      <w:proofErr w:type="spellEnd"/>
      <w:r w:rsidRPr="009B16B3">
        <w:rPr>
          <w:color w:val="222222"/>
          <w:sz w:val="24"/>
          <w:szCs w:val="24"/>
          <w:shd w:val="clear" w:color="auto" w:fill="FFFFFF"/>
        </w:rPr>
        <w:t xml:space="preserve">, R., </w:t>
      </w:r>
      <w:proofErr w:type="spellStart"/>
      <w:r w:rsidRPr="009B16B3">
        <w:rPr>
          <w:color w:val="222222"/>
          <w:sz w:val="24"/>
          <w:szCs w:val="24"/>
          <w:shd w:val="clear" w:color="auto" w:fill="FFFFFF"/>
        </w:rPr>
        <w:t>Bairoch</w:t>
      </w:r>
      <w:proofErr w:type="spellEnd"/>
      <w:r w:rsidRPr="009B16B3">
        <w:rPr>
          <w:color w:val="222222"/>
          <w:sz w:val="24"/>
          <w:szCs w:val="24"/>
          <w:shd w:val="clear" w:color="auto" w:fill="FFFFFF"/>
        </w:rPr>
        <w:t xml:space="preserve">, A., Wu, C. H., Barker, W. C., Boeckmann, B., Ferro, S., ... &amp; Yeh, L. S. L. (2004). </w:t>
      </w:r>
      <w:proofErr w:type="spellStart"/>
      <w:r w:rsidRPr="009B16B3">
        <w:rPr>
          <w:color w:val="222222"/>
          <w:sz w:val="24"/>
          <w:szCs w:val="24"/>
          <w:shd w:val="clear" w:color="auto" w:fill="FFFFFF"/>
        </w:rPr>
        <w:t>UniProt</w:t>
      </w:r>
      <w:proofErr w:type="spellEnd"/>
      <w:r w:rsidRPr="009B16B3">
        <w:rPr>
          <w:color w:val="222222"/>
          <w:sz w:val="24"/>
          <w:szCs w:val="24"/>
          <w:shd w:val="clear" w:color="auto" w:fill="FFFFFF"/>
        </w:rPr>
        <w:t>: the universal protein knowledgebase. </w:t>
      </w:r>
      <w:r w:rsidRPr="009B16B3">
        <w:rPr>
          <w:i/>
          <w:iCs/>
          <w:color w:val="222222"/>
          <w:sz w:val="24"/>
          <w:szCs w:val="24"/>
          <w:shd w:val="clear" w:color="auto" w:fill="FFFFFF"/>
        </w:rPr>
        <w:t>Nucleic acids research</w:t>
      </w:r>
      <w:r w:rsidRPr="009B16B3">
        <w:rPr>
          <w:color w:val="222222"/>
          <w:sz w:val="24"/>
          <w:szCs w:val="24"/>
          <w:shd w:val="clear" w:color="auto" w:fill="FFFFFF"/>
        </w:rPr>
        <w:t>, </w:t>
      </w:r>
      <w:r w:rsidRPr="009B16B3">
        <w:rPr>
          <w:i/>
          <w:iCs/>
          <w:color w:val="222222"/>
          <w:sz w:val="24"/>
          <w:szCs w:val="24"/>
          <w:shd w:val="clear" w:color="auto" w:fill="FFFFFF"/>
        </w:rPr>
        <w:t>32</w:t>
      </w:r>
      <w:r w:rsidRPr="009B16B3">
        <w:rPr>
          <w:color w:val="222222"/>
          <w:sz w:val="24"/>
          <w:szCs w:val="24"/>
          <w:shd w:val="clear" w:color="auto" w:fill="FFFFFF"/>
        </w:rPr>
        <w:t>(suppl_1), D115-D119.</w:t>
      </w:r>
    </w:p>
    <w:p w14:paraId="4F57D327" w14:textId="77777777" w:rsidR="00D8027A" w:rsidRPr="009B16B3" w:rsidRDefault="00D8027A" w:rsidP="00D8027A">
      <w:pPr>
        <w:pStyle w:val="ListParagraph"/>
        <w:rPr>
          <w:rFonts w:asciiTheme="majorBidi" w:eastAsia="Calibri" w:hAnsiTheme="majorBidi" w:cstheme="majorBidi"/>
          <w:color w:val="auto"/>
          <w:sz w:val="24"/>
          <w:szCs w:val="24"/>
        </w:rPr>
      </w:pPr>
    </w:p>
    <w:p w14:paraId="517D4F4B" w14:textId="034E7126" w:rsidR="00D8027A" w:rsidRPr="009B16B3" w:rsidRDefault="00D8027A" w:rsidP="00D8027A">
      <w:pPr>
        <w:pStyle w:val="ListParagraph"/>
        <w:numPr>
          <w:ilvl w:val="0"/>
          <w:numId w:val="20"/>
        </w:numPr>
        <w:spacing w:after="120" w:line="264" w:lineRule="auto"/>
        <w:jc w:val="both"/>
        <w:rPr>
          <w:rFonts w:asciiTheme="majorBidi" w:eastAsia="Calibri" w:hAnsiTheme="majorBidi" w:cstheme="majorBidi"/>
          <w:color w:val="auto"/>
          <w:sz w:val="24"/>
          <w:szCs w:val="24"/>
        </w:rPr>
      </w:pPr>
      <w:r w:rsidRPr="009B16B3">
        <w:rPr>
          <w:rFonts w:asciiTheme="majorBidi" w:eastAsia="Calibri" w:hAnsiTheme="majorBidi" w:cstheme="majorBidi"/>
          <w:color w:val="auto"/>
          <w:sz w:val="24"/>
          <w:szCs w:val="24"/>
        </w:rPr>
        <w:t>Capstone Project Phase - Enhancement of the K-mismatch search algorithm Via tree data-structures – Spring-2022.</w:t>
      </w:r>
    </w:p>
    <w:p w14:paraId="2CCADB96" w14:textId="77777777" w:rsidR="00D8027A" w:rsidRPr="009B16B3" w:rsidRDefault="00D8027A" w:rsidP="00D8027A">
      <w:pPr>
        <w:pStyle w:val="ListParagraph"/>
        <w:rPr>
          <w:rFonts w:asciiTheme="majorBidi" w:eastAsia="Calibri" w:hAnsiTheme="majorBidi" w:cstheme="majorBidi"/>
          <w:color w:val="auto"/>
          <w:sz w:val="24"/>
          <w:szCs w:val="24"/>
        </w:rPr>
      </w:pPr>
    </w:p>
    <w:p w14:paraId="4517D5FC" w14:textId="77777777" w:rsidR="00D8027A" w:rsidRPr="009B16B3" w:rsidRDefault="00D8027A" w:rsidP="00D8027A">
      <w:pPr>
        <w:pStyle w:val="ListParagraph"/>
        <w:widowControl w:val="0"/>
        <w:numPr>
          <w:ilvl w:val="0"/>
          <w:numId w:val="20"/>
        </w:numPr>
        <w:tabs>
          <w:tab w:val="left" w:pos="1340"/>
        </w:tabs>
        <w:autoSpaceDE w:val="0"/>
        <w:autoSpaceDN w:val="0"/>
        <w:spacing w:line="240" w:lineRule="auto"/>
        <w:contextualSpacing w:val="0"/>
        <w:rPr>
          <w:rFonts w:asciiTheme="majorBidi" w:eastAsia="Times New Roman" w:hAnsiTheme="majorBidi" w:cstheme="majorBidi"/>
          <w:color w:val="auto"/>
          <w:sz w:val="24"/>
          <w:szCs w:val="24"/>
          <w:lang w:bidi="ar-SA"/>
        </w:rPr>
      </w:pPr>
      <w:r w:rsidRPr="009B16B3">
        <w:rPr>
          <w:rFonts w:asciiTheme="majorBidi" w:hAnsiTheme="majorBidi" w:cstheme="majorBidi"/>
          <w:sz w:val="24"/>
          <w:szCs w:val="24"/>
        </w:rPr>
        <w:t>Esko</w:t>
      </w:r>
      <w:r w:rsidRPr="009B16B3">
        <w:rPr>
          <w:rFonts w:asciiTheme="majorBidi" w:hAnsiTheme="majorBidi" w:cstheme="majorBidi"/>
          <w:spacing w:val="-1"/>
          <w:sz w:val="24"/>
          <w:szCs w:val="24"/>
        </w:rPr>
        <w:t xml:space="preserve"> </w:t>
      </w:r>
      <w:r w:rsidRPr="009B16B3">
        <w:rPr>
          <w:rFonts w:asciiTheme="majorBidi" w:hAnsiTheme="majorBidi" w:cstheme="majorBidi"/>
          <w:sz w:val="24"/>
          <w:szCs w:val="24"/>
        </w:rPr>
        <w:t>Ukkonen.</w:t>
      </w:r>
      <w:r w:rsidRPr="009B16B3">
        <w:rPr>
          <w:rFonts w:asciiTheme="majorBidi" w:hAnsiTheme="majorBidi" w:cstheme="majorBidi"/>
          <w:spacing w:val="-1"/>
          <w:sz w:val="24"/>
          <w:szCs w:val="24"/>
        </w:rPr>
        <w:t xml:space="preserve"> </w:t>
      </w:r>
      <w:r w:rsidRPr="009B16B3">
        <w:rPr>
          <w:rFonts w:asciiTheme="majorBidi" w:hAnsiTheme="majorBidi" w:cstheme="majorBidi"/>
          <w:sz w:val="24"/>
          <w:szCs w:val="24"/>
        </w:rPr>
        <w:t>"</w:t>
      </w:r>
      <w:r w:rsidRPr="009B16B3">
        <w:rPr>
          <w:rFonts w:asciiTheme="majorBidi" w:hAnsiTheme="majorBidi" w:cstheme="majorBidi"/>
          <w:i/>
          <w:sz w:val="24"/>
          <w:szCs w:val="24"/>
        </w:rPr>
        <w:t>Approximate string-matching with</w:t>
      </w:r>
      <w:r w:rsidRPr="009B16B3">
        <w:rPr>
          <w:rFonts w:asciiTheme="majorBidi" w:hAnsiTheme="majorBidi" w:cstheme="majorBidi"/>
          <w:i/>
          <w:spacing w:val="-1"/>
          <w:sz w:val="24"/>
          <w:szCs w:val="24"/>
        </w:rPr>
        <w:t xml:space="preserve"> </w:t>
      </w:r>
      <w:r w:rsidRPr="009B16B3">
        <w:rPr>
          <w:rFonts w:asciiTheme="majorBidi" w:hAnsiTheme="majorBidi" w:cstheme="majorBidi"/>
          <w:i/>
          <w:sz w:val="24"/>
          <w:szCs w:val="24"/>
        </w:rPr>
        <w:t>q-grams</w:t>
      </w:r>
      <w:r w:rsidRPr="009B16B3">
        <w:rPr>
          <w:rFonts w:asciiTheme="majorBidi" w:hAnsiTheme="majorBidi" w:cstheme="majorBidi"/>
          <w:i/>
          <w:spacing w:val="-1"/>
          <w:sz w:val="24"/>
          <w:szCs w:val="24"/>
        </w:rPr>
        <w:t xml:space="preserve"> </w:t>
      </w:r>
      <w:r w:rsidRPr="009B16B3">
        <w:rPr>
          <w:rFonts w:asciiTheme="majorBidi" w:hAnsiTheme="majorBidi" w:cstheme="majorBidi"/>
          <w:i/>
          <w:sz w:val="24"/>
          <w:szCs w:val="24"/>
        </w:rPr>
        <w:t>and</w:t>
      </w:r>
      <w:r w:rsidRPr="009B16B3">
        <w:rPr>
          <w:rFonts w:asciiTheme="majorBidi" w:hAnsiTheme="majorBidi" w:cstheme="majorBidi"/>
          <w:i/>
          <w:spacing w:val="-1"/>
          <w:sz w:val="24"/>
          <w:szCs w:val="24"/>
        </w:rPr>
        <w:t xml:space="preserve"> </w:t>
      </w:r>
      <w:r w:rsidRPr="009B16B3">
        <w:rPr>
          <w:rFonts w:asciiTheme="majorBidi" w:hAnsiTheme="majorBidi" w:cstheme="majorBidi"/>
          <w:i/>
          <w:sz w:val="24"/>
          <w:szCs w:val="24"/>
        </w:rPr>
        <w:t>maximal</w:t>
      </w:r>
      <w:r w:rsidRPr="009B16B3">
        <w:rPr>
          <w:rFonts w:asciiTheme="majorBidi" w:hAnsiTheme="majorBidi" w:cstheme="majorBidi"/>
          <w:i/>
          <w:spacing w:val="2"/>
          <w:sz w:val="24"/>
          <w:szCs w:val="24"/>
        </w:rPr>
        <w:t xml:space="preserve"> </w:t>
      </w:r>
      <w:r w:rsidRPr="009B16B3">
        <w:rPr>
          <w:rFonts w:asciiTheme="majorBidi" w:hAnsiTheme="majorBidi" w:cstheme="majorBidi"/>
          <w:i/>
          <w:sz w:val="24"/>
          <w:szCs w:val="24"/>
        </w:rPr>
        <w:t>matches</w:t>
      </w:r>
      <w:r w:rsidRPr="009B16B3">
        <w:rPr>
          <w:rFonts w:asciiTheme="majorBidi" w:hAnsiTheme="majorBidi" w:cstheme="majorBidi"/>
          <w:sz w:val="24"/>
          <w:szCs w:val="24"/>
        </w:rPr>
        <w:t>".</w:t>
      </w:r>
    </w:p>
    <w:p w14:paraId="1A3B9F8D" w14:textId="77777777" w:rsidR="00767B60" w:rsidRPr="009B16B3" w:rsidRDefault="00767B60" w:rsidP="00767B60">
      <w:pPr>
        <w:pStyle w:val="ListParagraph"/>
        <w:rPr>
          <w:rFonts w:asciiTheme="majorBidi" w:eastAsia="Times New Roman" w:hAnsiTheme="majorBidi" w:cstheme="majorBidi"/>
          <w:color w:val="auto"/>
          <w:sz w:val="24"/>
          <w:szCs w:val="24"/>
          <w:lang w:bidi="ar-SA"/>
        </w:rPr>
      </w:pPr>
    </w:p>
    <w:p w14:paraId="5CB155F6" w14:textId="1816D4C3" w:rsidR="00767B60" w:rsidRPr="009B16B3" w:rsidRDefault="00767B60" w:rsidP="00D8027A">
      <w:pPr>
        <w:pStyle w:val="ListParagraph"/>
        <w:widowControl w:val="0"/>
        <w:numPr>
          <w:ilvl w:val="0"/>
          <w:numId w:val="20"/>
        </w:numPr>
        <w:tabs>
          <w:tab w:val="left" w:pos="1340"/>
        </w:tabs>
        <w:autoSpaceDE w:val="0"/>
        <w:autoSpaceDN w:val="0"/>
        <w:spacing w:line="240" w:lineRule="auto"/>
        <w:contextualSpacing w:val="0"/>
        <w:rPr>
          <w:rFonts w:asciiTheme="majorBidi" w:eastAsia="Times New Roman" w:hAnsiTheme="majorBidi" w:cstheme="majorBidi"/>
          <w:color w:val="auto"/>
          <w:sz w:val="24"/>
          <w:szCs w:val="24"/>
          <w:lang w:bidi="ar-SA"/>
        </w:rPr>
      </w:pPr>
      <w:r w:rsidRPr="009B16B3">
        <w:rPr>
          <w:rFonts w:asciiTheme="majorBidi" w:eastAsia="Calibri" w:hAnsiTheme="majorBidi" w:cstheme="majorBidi"/>
          <w:color w:val="auto"/>
          <w:sz w:val="24"/>
          <w:szCs w:val="24"/>
        </w:rPr>
        <w:t xml:space="preserve">I. </w:t>
      </w:r>
      <w:proofErr w:type="spellStart"/>
      <w:r w:rsidRPr="009B16B3">
        <w:rPr>
          <w:rFonts w:asciiTheme="majorBidi" w:eastAsia="Calibri" w:hAnsiTheme="majorBidi" w:cstheme="majorBidi"/>
          <w:color w:val="auto"/>
          <w:sz w:val="24"/>
          <w:szCs w:val="24"/>
        </w:rPr>
        <w:t>Kurfarseva</w:t>
      </w:r>
      <w:proofErr w:type="spellEnd"/>
      <w:r w:rsidRPr="009B16B3">
        <w:rPr>
          <w:rFonts w:asciiTheme="majorBidi" w:eastAsia="Calibri" w:hAnsiTheme="majorBidi" w:cstheme="majorBidi"/>
          <w:color w:val="auto"/>
          <w:sz w:val="24"/>
          <w:szCs w:val="24"/>
        </w:rPr>
        <w:t xml:space="preserve">, R. </w:t>
      </w:r>
      <w:proofErr w:type="spellStart"/>
      <w:r w:rsidRPr="009B16B3">
        <w:rPr>
          <w:rFonts w:asciiTheme="majorBidi" w:eastAsia="Calibri" w:hAnsiTheme="majorBidi" w:cstheme="majorBidi"/>
          <w:color w:val="auto"/>
          <w:sz w:val="24"/>
          <w:szCs w:val="24"/>
        </w:rPr>
        <w:t>Abagyan</w:t>
      </w:r>
      <w:proofErr w:type="spellEnd"/>
      <w:r w:rsidRPr="009B16B3">
        <w:rPr>
          <w:rFonts w:asciiTheme="majorBidi" w:eastAsia="Calibri" w:hAnsiTheme="majorBidi" w:cstheme="majorBidi"/>
          <w:color w:val="auto"/>
          <w:sz w:val="24"/>
          <w:szCs w:val="24"/>
        </w:rPr>
        <w:t xml:space="preserve">, "Methods of protein structure comparison", </w:t>
      </w:r>
      <w:r w:rsidRPr="009B16B3">
        <w:rPr>
          <w:rFonts w:asciiTheme="majorBidi" w:eastAsia="Calibri" w:hAnsiTheme="majorBidi" w:cstheme="majorBidi"/>
          <w:i/>
          <w:iCs/>
          <w:color w:val="auto"/>
          <w:sz w:val="24"/>
          <w:szCs w:val="24"/>
        </w:rPr>
        <w:t>Methods Mol Biol.,</w:t>
      </w:r>
      <w:r w:rsidRPr="009B16B3">
        <w:rPr>
          <w:rFonts w:asciiTheme="majorBidi" w:eastAsia="Calibri" w:hAnsiTheme="majorBidi" w:cstheme="majorBidi"/>
          <w:color w:val="auto"/>
          <w:sz w:val="24"/>
          <w:szCs w:val="24"/>
        </w:rPr>
        <w:t xml:space="preserve"> 857:231–257,2012.</w:t>
      </w:r>
    </w:p>
    <w:p w14:paraId="011B7BC7" w14:textId="77777777" w:rsidR="00767B60" w:rsidRPr="009B16B3" w:rsidRDefault="00767B60" w:rsidP="00767B60">
      <w:pPr>
        <w:pStyle w:val="ListParagraph"/>
        <w:rPr>
          <w:rFonts w:asciiTheme="majorBidi" w:eastAsia="Times New Roman" w:hAnsiTheme="majorBidi" w:cstheme="majorBidi"/>
          <w:color w:val="auto"/>
          <w:sz w:val="24"/>
          <w:szCs w:val="24"/>
          <w:lang w:bidi="ar-SA"/>
        </w:rPr>
      </w:pPr>
    </w:p>
    <w:p w14:paraId="2D7F6840" w14:textId="77777777" w:rsidR="00767B60" w:rsidRPr="009B16B3" w:rsidRDefault="00767B60" w:rsidP="00767B60">
      <w:pPr>
        <w:pStyle w:val="ListParagraph"/>
        <w:numPr>
          <w:ilvl w:val="0"/>
          <w:numId w:val="20"/>
        </w:numPr>
        <w:spacing w:after="120" w:line="264" w:lineRule="auto"/>
        <w:jc w:val="both"/>
        <w:rPr>
          <w:rFonts w:asciiTheme="majorBidi" w:eastAsia="Calibri" w:hAnsiTheme="majorBidi" w:cstheme="majorBidi"/>
          <w:color w:val="auto"/>
          <w:sz w:val="24"/>
          <w:szCs w:val="24"/>
        </w:rPr>
      </w:pPr>
      <w:r w:rsidRPr="009B16B3">
        <w:rPr>
          <w:rFonts w:asciiTheme="majorBidi" w:eastAsia="Calibri" w:hAnsiTheme="majorBidi" w:cstheme="majorBidi"/>
          <w:color w:val="auto"/>
          <w:sz w:val="24"/>
          <w:szCs w:val="24"/>
        </w:rPr>
        <w:t xml:space="preserve">M. Petitjean, "On the root mean square quantitative chirality and quantitative symmetry measures", </w:t>
      </w:r>
      <w:r w:rsidRPr="009B16B3">
        <w:rPr>
          <w:rFonts w:asciiTheme="majorBidi" w:eastAsia="Calibri" w:hAnsiTheme="majorBidi" w:cstheme="majorBidi"/>
          <w:i/>
          <w:iCs/>
          <w:color w:val="auto"/>
          <w:sz w:val="24"/>
          <w:szCs w:val="24"/>
        </w:rPr>
        <w:t>Journal of mathematical physics</w:t>
      </w:r>
      <w:r w:rsidRPr="009B16B3">
        <w:rPr>
          <w:rFonts w:asciiTheme="majorBidi" w:eastAsia="Calibri" w:hAnsiTheme="majorBidi" w:cstheme="majorBidi"/>
          <w:color w:val="auto"/>
          <w:sz w:val="24"/>
          <w:szCs w:val="24"/>
        </w:rPr>
        <w:t xml:space="preserve"> vol.40, 9:4587-4597,1999.</w:t>
      </w:r>
    </w:p>
    <w:p w14:paraId="7558AC87" w14:textId="77777777" w:rsidR="00D378BC" w:rsidRPr="009B16B3" w:rsidRDefault="00D378BC" w:rsidP="00D378BC">
      <w:pPr>
        <w:pStyle w:val="ListParagraph"/>
        <w:rPr>
          <w:rFonts w:asciiTheme="majorBidi" w:eastAsia="Calibri" w:hAnsiTheme="majorBidi" w:cstheme="majorBidi"/>
          <w:color w:val="auto"/>
          <w:sz w:val="24"/>
          <w:szCs w:val="24"/>
        </w:rPr>
      </w:pPr>
    </w:p>
    <w:p w14:paraId="1A3B7087" w14:textId="6828C77C" w:rsidR="00D378BC" w:rsidRDefault="00D378BC" w:rsidP="00767B60">
      <w:pPr>
        <w:pStyle w:val="ListParagraph"/>
        <w:numPr>
          <w:ilvl w:val="0"/>
          <w:numId w:val="20"/>
        </w:numPr>
        <w:spacing w:after="120" w:line="264" w:lineRule="auto"/>
        <w:jc w:val="both"/>
        <w:rPr>
          <w:rFonts w:asciiTheme="majorBidi" w:eastAsia="Calibri" w:hAnsiTheme="majorBidi" w:cstheme="majorBidi"/>
          <w:color w:val="auto"/>
          <w:sz w:val="24"/>
          <w:szCs w:val="24"/>
        </w:rPr>
      </w:pPr>
      <w:r w:rsidRPr="009B16B3">
        <w:rPr>
          <w:rFonts w:asciiTheme="majorBidi" w:eastAsia="Calibri" w:hAnsiTheme="majorBidi" w:cstheme="majorBidi"/>
          <w:color w:val="auto"/>
          <w:sz w:val="24"/>
          <w:szCs w:val="24"/>
        </w:rPr>
        <w:t xml:space="preserve">Z.M. Frenkel, E.N. Trifonov "From protein sequence space to elementary protein modules", </w:t>
      </w:r>
      <w:r w:rsidRPr="009B16B3">
        <w:rPr>
          <w:rFonts w:asciiTheme="majorBidi" w:eastAsia="Calibri" w:hAnsiTheme="majorBidi" w:cstheme="majorBidi"/>
          <w:i/>
          <w:iCs/>
          <w:color w:val="auto"/>
          <w:sz w:val="24"/>
          <w:szCs w:val="24"/>
        </w:rPr>
        <w:t>Science Direct</w:t>
      </w:r>
      <w:r w:rsidRPr="009B16B3">
        <w:rPr>
          <w:rFonts w:asciiTheme="majorBidi" w:eastAsia="Calibri" w:hAnsiTheme="majorBidi" w:cstheme="majorBidi"/>
          <w:color w:val="auto"/>
          <w:sz w:val="24"/>
          <w:szCs w:val="24"/>
        </w:rPr>
        <w:t xml:space="preserve"> ,65-68,2008.</w:t>
      </w:r>
    </w:p>
    <w:p w14:paraId="39A0A6C1" w14:textId="77777777" w:rsidR="009B16B3" w:rsidRPr="009B16B3" w:rsidRDefault="009B16B3" w:rsidP="009B16B3">
      <w:pPr>
        <w:pStyle w:val="ListParagraph"/>
        <w:rPr>
          <w:rFonts w:asciiTheme="majorBidi" w:eastAsia="Calibri" w:hAnsiTheme="majorBidi" w:cstheme="majorBidi"/>
          <w:color w:val="auto"/>
          <w:sz w:val="24"/>
          <w:szCs w:val="24"/>
        </w:rPr>
      </w:pPr>
    </w:p>
    <w:p w14:paraId="7EAC78BB" w14:textId="344CC151" w:rsidR="009B16B3" w:rsidRDefault="009B16B3" w:rsidP="00767B60">
      <w:pPr>
        <w:pStyle w:val="ListParagraph"/>
        <w:numPr>
          <w:ilvl w:val="0"/>
          <w:numId w:val="20"/>
        </w:numPr>
        <w:spacing w:after="120" w:line="264" w:lineRule="auto"/>
        <w:jc w:val="both"/>
        <w:rPr>
          <w:rFonts w:asciiTheme="majorBidi" w:eastAsia="Calibri" w:hAnsiTheme="majorBidi" w:cstheme="majorBidi"/>
          <w:color w:val="auto"/>
          <w:sz w:val="24"/>
          <w:szCs w:val="24"/>
        </w:rPr>
      </w:pPr>
      <w:r w:rsidRPr="009B16B3">
        <w:rPr>
          <w:rFonts w:asciiTheme="majorBidi" w:eastAsia="Calibri" w:hAnsiTheme="majorBidi" w:cstheme="majorBidi"/>
          <w:color w:val="auto"/>
          <w:sz w:val="24"/>
          <w:szCs w:val="24"/>
        </w:rPr>
        <w:t>Z. Frenkel, "A system and method for generating detection of hidden relatedness between proteins via a protein connectivity network", Application Number: IL2015/050489, 19/11/2015.</w:t>
      </w:r>
    </w:p>
    <w:p w14:paraId="1BDA86AB" w14:textId="77777777" w:rsidR="00DA2393" w:rsidRPr="00DA2393" w:rsidRDefault="00DA2393" w:rsidP="00DA2393">
      <w:pPr>
        <w:pStyle w:val="ListParagraph"/>
        <w:rPr>
          <w:rFonts w:asciiTheme="majorBidi" w:eastAsia="Calibri" w:hAnsiTheme="majorBidi" w:cstheme="majorBidi"/>
          <w:color w:val="auto"/>
          <w:sz w:val="24"/>
          <w:szCs w:val="24"/>
        </w:rPr>
      </w:pPr>
    </w:p>
    <w:p w14:paraId="74487C6E" w14:textId="64C0FE14" w:rsidR="00DA2393" w:rsidRPr="00DA2393" w:rsidRDefault="00DA2393" w:rsidP="00767B60">
      <w:pPr>
        <w:pStyle w:val="ListParagraph"/>
        <w:numPr>
          <w:ilvl w:val="0"/>
          <w:numId w:val="20"/>
        </w:numPr>
        <w:spacing w:after="120" w:line="264" w:lineRule="auto"/>
        <w:jc w:val="both"/>
        <w:rPr>
          <w:rFonts w:asciiTheme="majorBidi" w:eastAsia="Calibri" w:hAnsiTheme="majorBidi" w:cstheme="majorBidi"/>
          <w:color w:val="auto"/>
          <w:sz w:val="24"/>
          <w:szCs w:val="24"/>
        </w:rPr>
      </w:pPr>
      <w:proofErr w:type="spellStart"/>
      <w:r>
        <w:rPr>
          <w:color w:val="222222"/>
          <w:sz w:val="20"/>
          <w:szCs w:val="20"/>
          <w:shd w:val="clear" w:color="auto" w:fill="FFFFFF"/>
        </w:rPr>
        <w:t>Kalaev</w:t>
      </w:r>
      <w:proofErr w:type="spellEnd"/>
      <w:r>
        <w:rPr>
          <w:color w:val="222222"/>
          <w:sz w:val="20"/>
          <w:szCs w:val="20"/>
          <w:shd w:val="clear" w:color="auto" w:fill="FFFFFF"/>
        </w:rPr>
        <w:t xml:space="preserve">, M., Smoot, M., Ideker, T., &amp; Sharan, R. (2008). </w:t>
      </w:r>
      <w:proofErr w:type="spellStart"/>
      <w:r>
        <w:rPr>
          <w:color w:val="222222"/>
          <w:sz w:val="20"/>
          <w:szCs w:val="20"/>
          <w:shd w:val="clear" w:color="auto" w:fill="FFFFFF"/>
        </w:rPr>
        <w:t>NetworkBLAST</w:t>
      </w:r>
      <w:proofErr w:type="spellEnd"/>
      <w:r>
        <w:rPr>
          <w:color w:val="222222"/>
          <w:sz w:val="20"/>
          <w:szCs w:val="20"/>
          <w:shd w:val="clear" w:color="auto" w:fill="FFFFFF"/>
        </w:rPr>
        <w:t>: comparative analysis of protein networks. </w:t>
      </w:r>
      <w:r>
        <w:rPr>
          <w:i/>
          <w:iCs/>
          <w:color w:val="222222"/>
          <w:sz w:val="20"/>
          <w:szCs w:val="20"/>
          <w:shd w:val="clear" w:color="auto" w:fill="FFFFFF"/>
        </w:rPr>
        <w:t>Bioinformatics</w:t>
      </w:r>
      <w:r>
        <w:rPr>
          <w:color w:val="222222"/>
          <w:sz w:val="20"/>
          <w:szCs w:val="20"/>
          <w:shd w:val="clear" w:color="auto" w:fill="FFFFFF"/>
        </w:rPr>
        <w:t>, </w:t>
      </w:r>
      <w:r>
        <w:rPr>
          <w:i/>
          <w:iCs/>
          <w:color w:val="222222"/>
          <w:sz w:val="20"/>
          <w:szCs w:val="20"/>
          <w:shd w:val="clear" w:color="auto" w:fill="FFFFFF"/>
        </w:rPr>
        <w:t>24</w:t>
      </w:r>
      <w:r>
        <w:rPr>
          <w:color w:val="222222"/>
          <w:sz w:val="20"/>
          <w:szCs w:val="20"/>
          <w:shd w:val="clear" w:color="auto" w:fill="FFFFFF"/>
        </w:rPr>
        <w:t>(4), 594-596.</w:t>
      </w:r>
    </w:p>
    <w:p w14:paraId="21D375A4" w14:textId="77777777" w:rsidR="00DA2393" w:rsidRPr="00DA2393" w:rsidRDefault="00DA2393" w:rsidP="00DA2393">
      <w:pPr>
        <w:pStyle w:val="ListParagraph"/>
        <w:rPr>
          <w:rFonts w:asciiTheme="majorBidi" w:eastAsia="Calibri" w:hAnsiTheme="majorBidi" w:cstheme="majorBidi"/>
          <w:color w:val="auto"/>
          <w:sz w:val="24"/>
          <w:szCs w:val="24"/>
        </w:rPr>
      </w:pPr>
    </w:p>
    <w:p w14:paraId="7E29BA0D" w14:textId="18625393" w:rsidR="00DA2393" w:rsidRPr="009B16B3" w:rsidRDefault="00DA2393" w:rsidP="00767B60">
      <w:pPr>
        <w:pStyle w:val="ListParagraph"/>
        <w:numPr>
          <w:ilvl w:val="0"/>
          <w:numId w:val="20"/>
        </w:numPr>
        <w:spacing w:after="120" w:line="264" w:lineRule="auto"/>
        <w:jc w:val="both"/>
        <w:rPr>
          <w:rFonts w:asciiTheme="majorBidi" w:eastAsia="Calibri" w:hAnsiTheme="majorBidi" w:cstheme="majorBidi"/>
          <w:color w:val="auto"/>
          <w:sz w:val="24"/>
          <w:szCs w:val="24"/>
        </w:rPr>
      </w:pPr>
      <w:r>
        <w:rPr>
          <w:color w:val="222222"/>
          <w:sz w:val="20"/>
          <w:szCs w:val="20"/>
          <w:shd w:val="clear" w:color="auto" w:fill="FFFFFF"/>
        </w:rPr>
        <w:t xml:space="preserve">Daniels, N. M., Hosur, R., Berger, B., &amp; Cowen, L. J. (2012). </w:t>
      </w:r>
      <w:proofErr w:type="spellStart"/>
      <w:r>
        <w:rPr>
          <w:color w:val="222222"/>
          <w:sz w:val="20"/>
          <w:szCs w:val="20"/>
          <w:shd w:val="clear" w:color="auto" w:fill="FFFFFF"/>
        </w:rPr>
        <w:t>SMURFLite</w:t>
      </w:r>
      <w:proofErr w:type="spellEnd"/>
      <w:r>
        <w:rPr>
          <w:color w:val="222222"/>
          <w:sz w:val="20"/>
          <w:szCs w:val="20"/>
          <w:shd w:val="clear" w:color="auto" w:fill="FFFFFF"/>
        </w:rPr>
        <w:t>: combining simplified Markov random fields with simulated evolution improves remote homology detection for beta-structural proteins into the twilight zone. </w:t>
      </w:r>
      <w:r>
        <w:rPr>
          <w:i/>
          <w:iCs/>
          <w:color w:val="222222"/>
          <w:sz w:val="20"/>
          <w:szCs w:val="20"/>
          <w:shd w:val="clear" w:color="auto" w:fill="FFFFFF"/>
        </w:rPr>
        <w:t>Bioinformatics</w:t>
      </w:r>
      <w:r>
        <w:rPr>
          <w:color w:val="222222"/>
          <w:sz w:val="20"/>
          <w:szCs w:val="20"/>
          <w:shd w:val="clear" w:color="auto" w:fill="FFFFFF"/>
        </w:rPr>
        <w:t>, </w:t>
      </w:r>
      <w:r>
        <w:rPr>
          <w:i/>
          <w:iCs/>
          <w:color w:val="222222"/>
          <w:sz w:val="20"/>
          <w:szCs w:val="20"/>
          <w:shd w:val="clear" w:color="auto" w:fill="FFFFFF"/>
        </w:rPr>
        <w:t>28</w:t>
      </w:r>
      <w:r>
        <w:rPr>
          <w:color w:val="222222"/>
          <w:sz w:val="20"/>
          <w:szCs w:val="20"/>
          <w:shd w:val="clear" w:color="auto" w:fill="FFFFFF"/>
        </w:rPr>
        <w:t>(9), 1216-1222.</w:t>
      </w:r>
    </w:p>
    <w:p w14:paraId="1AF6976A" w14:textId="77777777" w:rsidR="00767B60" w:rsidRPr="004A5B94" w:rsidRDefault="00767B60" w:rsidP="00767B60">
      <w:pPr>
        <w:pStyle w:val="ListParagraph"/>
        <w:widowControl w:val="0"/>
        <w:tabs>
          <w:tab w:val="left" w:pos="1340"/>
        </w:tabs>
        <w:autoSpaceDE w:val="0"/>
        <w:autoSpaceDN w:val="0"/>
        <w:spacing w:line="240" w:lineRule="auto"/>
        <w:ind w:left="360"/>
        <w:contextualSpacing w:val="0"/>
        <w:rPr>
          <w:rFonts w:asciiTheme="majorBidi" w:eastAsia="Times New Roman" w:hAnsiTheme="majorBidi" w:cstheme="majorBidi"/>
          <w:color w:val="auto"/>
          <w:sz w:val="24"/>
          <w:lang w:bidi="ar-SA"/>
        </w:rPr>
      </w:pPr>
    </w:p>
    <w:p w14:paraId="399EDDCE" w14:textId="77777777" w:rsidR="00C40ECA" w:rsidRPr="000A4A2B" w:rsidRDefault="00C40ECA" w:rsidP="000A4A2B">
      <w:pPr>
        <w:pStyle w:val="ListParagraph"/>
        <w:spacing w:after="120" w:line="264" w:lineRule="auto"/>
        <w:ind w:left="360"/>
        <w:jc w:val="both"/>
        <w:rPr>
          <w:rFonts w:asciiTheme="majorBidi" w:eastAsia="Calibri" w:hAnsiTheme="majorBidi" w:cstheme="majorBidi"/>
          <w:color w:val="auto"/>
          <w:sz w:val="24"/>
          <w:szCs w:val="24"/>
        </w:rPr>
      </w:pPr>
    </w:p>
    <w:p w14:paraId="4CF4CC8E" w14:textId="7A8E7707" w:rsidR="002B6FB3" w:rsidRPr="005B69DE" w:rsidRDefault="002B6FB3" w:rsidP="0014273C">
      <w:pPr>
        <w:rPr>
          <w:rFonts w:asciiTheme="majorBidi" w:hAnsiTheme="majorBidi" w:cstheme="majorBidi"/>
          <w:sz w:val="24"/>
          <w:szCs w:val="24"/>
          <w:rtl/>
        </w:rPr>
      </w:pPr>
    </w:p>
    <w:sectPr w:rsidR="002B6FB3" w:rsidRPr="005B69DE" w:rsidSect="00C76EBA">
      <w:footerReference w:type="default" r:id="rId22"/>
      <w:pgSz w:w="11906" w:h="16838" w:code="9"/>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77BE55" w14:textId="77777777" w:rsidR="00C76EBA" w:rsidRDefault="00C76EBA">
      <w:pPr>
        <w:spacing w:line="240" w:lineRule="auto"/>
      </w:pPr>
      <w:r>
        <w:separator/>
      </w:r>
    </w:p>
  </w:endnote>
  <w:endnote w:type="continuationSeparator" w:id="0">
    <w:p w14:paraId="0ABD139F" w14:textId="77777777" w:rsidR="00C76EBA" w:rsidRDefault="00C76E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3776928"/>
      <w:docPartObj>
        <w:docPartGallery w:val="Page Numbers (Bottom of Page)"/>
        <w:docPartUnique/>
      </w:docPartObj>
    </w:sdtPr>
    <w:sdtContent>
      <w:p w14:paraId="1554FD2A" w14:textId="77777777" w:rsidR="00927D8E" w:rsidRDefault="00000000">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7880E33C" w14:textId="77777777" w:rsidR="00927D8E" w:rsidRDefault="00927D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22B0A" w14:textId="77777777" w:rsidR="00C76EBA" w:rsidRDefault="00C76EBA">
      <w:pPr>
        <w:spacing w:line="240" w:lineRule="auto"/>
      </w:pPr>
      <w:r>
        <w:separator/>
      </w:r>
    </w:p>
  </w:footnote>
  <w:footnote w:type="continuationSeparator" w:id="0">
    <w:p w14:paraId="108D9FCF" w14:textId="77777777" w:rsidR="00C76EBA" w:rsidRDefault="00C76E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25E06"/>
    <w:multiLevelType w:val="hybridMultilevel"/>
    <w:tmpl w:val="773A4DB8"/>
    <w:lvl w:ilvl="0" w:tplc="3C42F82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67857B9"/>
    <w:multiLevelType w:val="multilevel"/>
    <w:tmpl w:val="89061DC4"/>
    <w:lvl w:ilvl="0">
      <w:start w:val="3"/>
      <w:numFmt w:val="decimal"/>
      <w:lvlText w:val="%1"/>
      <w:lvlJc w:val="left"/>
      <w:pPr>
        <w:ind w:left="644" w:hanging="360"/>
      </w:pPr>
      <w:rPr>
        <w:rFonts w:hint="default"/>
      </w:rPr>
    </w:lvl>
    <w:lvl w:ilvl="1">
      <w:start w:val="4"/>
      <w:numFmt w:val="decimal"/>
      <w:isLgl/>
      <w:lvlText w:val="%1.%2."/>
      <w:lvlJc w:val="left"/>
      <w:pPr>
        <w:ind w:left="1004" w:hanging="720"/>
      </w:pPr>
      <w:rPr>
        <w:rFonts w:hint="default"/>
      </w:rPr>
    </w:lvl>
    <w:lvl w:ilvl="2">
      <w:start w:val="1"/>
      <w:numFmt w:val="decimal"/>
      <w:isLgl/>
      <w:lvlText w:val="%1.%2.%3."/>
      <w:lvlJc w:val="left"/>
      <w:pPr>
        <w:ind w:left="1364" w:hanging="1080"/>
      </w:pPr>
      <w:rPr>
        <w:rFonts w:hint="default"/>
      </w:rPr>
    </w:lvl>
    <w:lvl w:ilvl="3">
      <w:start w:val="1"/>
      <w:numFmt w:val="decimal"/>
      <w:isLgl/>
      <w:lvlText w:val="%1.%2.%3.%4."/>
      <w:lvlJc w:val="left"/>
      <w:pPr>
        <w:ind w:left="1724" w:hanging="1440"/>
      </w:pPr>
      <w:rPr>
        <w:rFonts w:hint="default"/>
      </w:rPr>
    </w:lvl>
    <w:lvl w:ilvl="4">
      <w:start w:val="1"/>
      <w:numFmt w:val="decimal"/>
      <w:isLgl/>
      <w:lvlText w:val="%1.%2.%3.%4.%5."/>
      <w:lvlJc w:val="left"/>
      <w:pPr>
        <w:ind w:left="2084" w:hanging="1800"/>
      </w:pPr>
      <w:rPr>
        <w:rFonts w:hint="default"/>
      </w:rPr>
    </w:lvl>
    <w:lvl w:ilvl="5">
      <w:start w:val="1"/>
      <w:numFmt w:val="decimal"/>
      <w:isLgl/>
      <w:lvlText w:val="%1.%2.%3.%4.%5.%6."/>
      <w:lvlJc w:val="left"/>
      <w:pPr>
        <w:ind w:left="2084" w:hanging="1800"/>
      </w:pPr>
      <w:rPr>
        <w:rFonts w:hint="default"/>
      </w:rPr>
    </w:lvl>
    <w:lvl w:ilvl="6">
      <w:start w:val="1"/>
      <w:numFmt w:val="decimal"/>
      <w:isLgl/>
      <w:lvlText w:val="%1.%2.%3.%4.%5.%6.%7."/>
      <w:lvlJc w:val="left"/>
      <w:pPr>
        <w:ind w:left="2444" w:hanging="2160"/>
      </w:pPr>
      <w:rPr>
        <w:rFonts w:hint="default"/>
      </w:rPr>
    </w:lvl>
    <w:lvl w:ilvl="7">
      <w:start w:val="1"/>
      <w:numFmt w:val="decimal"/>
      <w:isLgl/>
      <w:lvlText w:val="%1.%2.%3.%4.%5.%6.%7.%8."/>
      <w:lvlJc w:val="left"/>
      <w:pPr>
        <w:ind w:left="2804" w:hanging="2520"/>
      </w:pPr>
      <w:rPr>
        <w:rFonts w:hint="default"/>
      </w:rPr>
    </w:lvl>
    <w:lvl w:ilvl="8">
      <w:start w:val="1"/>
      <w:numFmt w:val="decimal"/>
      <w:isLgl/>
      <w:lvlText w:val="%1.%2.%3.%4.%5.%6.%7.%8.%9."/>
      <w:lvlJc w:val="left"/>
      <w:pPr>
        <w:ind w:left="3164" w:hanging="2880"/>
      </w:pPr>
      <w:rPr>
        <w:rFonts w:hint="default"/>
      </w:rPr>
    </w:lvl>
  </w:abstractNum>
  <w:abstractNum w:abstractNumId="2" w15:restartNumberingAfterBreak="0">
    <w:nsid w:val="082C288A"/>
    <w:multiLevelType w:val="hybridMultilevel"/>
    <w:tmpl w:val="F37676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D57A6"/>
    <w:multiLevelType w:val="multilevel"/>
    <w:tmpl w:val="82AEE0BC"/>
    <w:lvl w:ilvl="0">
      <w:start w:val="2"/>
      <w:numFmt w:val="decimal"/>
      <w:lvlText w:val="%1"/>
      <w:lvlJc w:val="left"/>
      <w:pPr>
        <w:ind w:left="444" w:hanging="444"/>
      </w:pPr>
      <w:rPr>
        <w:rFonts w:hint="default"/>
      </w:rPr>
    </w:lvl>
    <w:lvl w:ilvl="1">
      <w:start w:val="8"/>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E0B7516"/>
    <w:multiLevelType w:val="multilevel"/>
    <w:tmpl w:val="280CA5B4"/>
    <w:lvl w:ilvl="0">
      <w:start w:val="2"/>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5" w15:restartNumberingAfterBreak="0">
    <w:nsid w:val="0EA57F4B"/>
    <w:multiLevelType w:val="hybridMultilevel"/>
    <w:tmpl w:val="7FB484C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0861B69"/>
    <w:multiLevelType w:val="hybridMultilevel"/>
    <w:tmpl w:val="737E0A92"/>
    <w:lvl w:ilvl="0" w:tplc="F1921D2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0F1F64"/>
    <w:multiLevelType w:val="hybridMultilevel"/>
    <w:tmpl w:val="E4B0F7BE"/>
    <w:lvl w:ilvl="0" w:tplc="E27AE92C">
      <w:start w:val="1"/>
      <w:numFmt w:val="decimal"/>
      <w:lvlText w:val="%1."/>
      <w:lvlJc w:val="left"/>
      <w:pPr>
        <w:ind w:left="1340" w:hanging="360"/>
      </w:pPr>
      <w:rPr>
        <w:rFonts w:ascii="Times New Roman" w:eastAsia="Times New Roman" w:hAnsi="Times New Roman" w:cs="Times New Roman" w:hint="default"/>
        <w:w w:val="100"/>
        <w:sz w:val="24"/>
        <w:szCs w:val="24"/>
        <w:lang w:val="en-US" w:eastAsia="en-US" w:bidi="ar-SA"/>
      </w:rPr>
    </w:lvl>
    <w:lvl w:ilvl="1" w:tplc="ECF62E20">
      <w:numFmt w:val="bullet"/>
      <w:lvlText w:val="•"/>
      <w:lvlJc w:val="left"/>
      <w:pPr>
        <w:ind w:left="2288" w:hanging="360"/>
      </w:pPr>
      <w:rPr>
        <w:lang w:val="en-US" w:eastAsia="en-US" w:bidi="ar-SA"/>
      </w:rPr>
    </w:lvl>
    <w:lvl w:ilvl="2" w:tplc="EDF204E0">
      <w:numFmt w:val="bullet"/>
      <w:lvlText w:val="•"/>
      <w:lvlJc w:val="left"/>
      <w:pPr>
        <w:ind w:left="3237" w:hanging="360"/>
      </w:pPr>
      <w:rPr>
        <w:lang w:val="en-US" w:eastAsia="en-US" w:bidi="ar-SA"/>
      </w:rPr>
    </w:lvl>
    <w:lvl w:ilvl="3" w:tplc="59B4B684">
      <w:numFmt w:val="bullet"/>
      <w:lvlText w:val="•"/>
      <w:lvlJc w:val="left"/>
      <w:pPr>
        <w:ind w:left="4185" w:hanging="360"/>
      </w:pPr>
      <w:rPr>
        <w:lang w:val="en-US" w:eastAsia="en-US" w:bidi="ar-SA"/>
      </w:rPr>
    </w:lvl>
    <w:lvl w:ilvl="4" w:tplc="7154420E">
      <w:numFmt w:val="bullet"/>
      <w:lvlText w:val="•"/>
      <w:lvlJc w:val="left"/>
      <w:pPr>
        <w:ind w:left="5134" w:hanging="360"/>
      </w:pPr>
      <w:rPr>
        <w:lang w:val="en-US" w:eastAsia="en-US" w:bidi="ar-SA"/>
      </w:rPr>
    </w:lvl>
    <w:lvl w:ilvl="5" w:tplc="8E329388">
      <w:numFmt w:val="bullet"/>
      <w:lvlText w:val="•"/>
      <w:lvlJc w:val="left"/>
      <w:pPr>
        <w:ind w:left="6083" w:hanging="360"/>
      </w:pPr>
      <w:rPr>
        <w:lang w:val="en-US" w:eastAsia="en-US" w:bidi="ar-SA"/>
      </w:rPr>
    </w:lvl>
    <w:lvl w:ilvl="6" w:tplc="417C8C5C">
      <w:numFmt w:val="bullet"/>
      <w:lvlText w:val="•"/>
      <w:lvlJc w:val="left"/>
      <w:pPr>
        <w:ind w:left="7031" w:hanging="360"/>
      </w:pPr>
      <w:rPr>
        <w:lang w:val="en-US" w:eastAsia="en-US" w:bidi="ar-SA"/>
      </w:rPr>
    </w:lvl>
    <w:lvl w:ilvl="7" w:tplc="38C2EF60">
      <w:numFmt w:val="bullet"/>
      <w:lvlText w:val="•"/>
      <w:lvlJc w:val="left"/>
      <w:pPr>
        <w:ind w:left="7980" w:hanging="360"/>
      </w:pPr>
      <w:rPr>
        <w:lang w:val="en-US" w:eastAsia="en-US" w:bidi="ar-SA"/>
      </w:rPr>
    </w:lvl>
    <w:lvl w:ilvl="8" w:tplc="B3DEC37A">
      <w:numFmt w:val="bullet"/>
      <w:lvlText w:val="•"/>
      <w:lvlJc w:val="left"/>
      <w:pPr>
        <w:ind w:left="8929" w:hanging="360"/>
      </w:pPr>
      <w:rPr>
        <w:lang w:val="en-US" w:eastAsia="en-US" w:bidi="ar-SA"/>
      </w:rPr>
    </w:lvl>
  </w:abstractNum>
  <w:abstractNum w:abstractNumId="8" w15:restartNumberingAfterBreak="0">
    <w:nsid w:val="12D82854"/>
    <w:multiLevelType w:val="hybridMultilevel"/>
    <w:tmpl w:val="0BFAE8AE"/>
    <w:lvl w:ilvl="0" w:tplc="45809ADA">
      <w:start w:val="3"/>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3751DA8"/>
    <w:multiLevelType w:val="hybridMultilevel"/>
    <w:tmpl w:val="96D02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C3BDE"/>
    <w:multiLevelType w:val="multilevel"/>
    <w:tmpl w:val="0EE47CD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1789" w:hanging="108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1" w15:restartNumberingAfterBreak="0">
    <w:nsid w:val="1BED17B4"/>
    <w:multiLevelType w:val="hybridMultilevel"/>
    <w:tmpl w:val="1122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FE1222"/>
    <w:multiLevelType w:val="hybridMultilevel"/>
    <w:tmpl w:val="242860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2D4D1AED"/>
    <w:multiLevelType w:val="multilevel"/>
    <w:tmpl w:val="76A86D4E"/>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5" w15:restartNumberingAfterBreak="0">
    <w:nsid w:val="2F6F041D"/>
    <w:multiLevelType w:val="hybridMultilevel"/>
    <w:tmpl w:val="474CB2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A56CAD"/>
    <w:multiLevelType w:val="hybridMultilevel"/>
    <w:tmpl w:val="AB9C0E34"/>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497EA3"/>
    <w:multiLevelType w:val="multilevel"/>
    <w:tmpl w:val="04D230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5AF2B1C"/>
    <w:multiLevelType w:val="hybridMultilevel"/>
    <w:tmpl w:val="70247D6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796615"/>
    <w:multiLevelType w:val="multilevel"/>
    <w:tmpl w:val="5A9A2CFA"/>
    <w:lvl w:ilvl="0">
      <w:start w:val="3"/>
      <w:numFmt w:val="decimal"/>
      <w:lvlText w:val="%1"/>
      <w:lvlJc w:val="left"/>
      <w:pPr>
        <w:ind w:left="644" w:hanging="360"/>
      </w:pPr>
      <w:rPr>
        <w:rFonts w:hint="default"/>
        <w:i/>
        <w:iCs/>
        <w:u w:val="single"/>
      </w:rPr>
    </w:lvl>
    <w:lvl w:ilvl="1">
      <w:start w:val="4"/>
      <w:numFmt w:val="decimal"/>
      <w:isLgl/>
      <w:lvlText w:val="%1.%2."/>
      <w:lvlJc w:val="left"/>
      <w:pPr>
        <w:ind w:left="1003" w:hanging="720"/>
      </w:pPr>
      <w:rPr>
        <w:rFonts w:hint="default"/>
        <w:u w:val="single"/>
      </w:rPr>
    </w:lvl>
    <w:lvl w:ilvl="2">
      <w:start w:val="1"/>
      <w:numFmt w:val="decimal"/>
      <w:isLgl/>
      <w:lvlText w:val="%1.%2.%3."/>
      <w:lvlJc w:val="left"/>
      <w:pPr>
        <w:ind w:left="1364" w:hanging="1080"/>
      </w:pPr>
      <w:rPr>
        <w:rFonts w:hint="default"/>
      </w:rPr>
    </w:lvl>
    <w:lvl w:ilvl="3">
      <w:start w:val="1"/>
      <w:numFmt w:val="decimal"/>
      <w:isLgl/>
      <w:lvlText w:val="%1.%2.%3.%4."/>
      <w:lvlJc w:val="left"/>
      <w:pPr>
        <w:ind w:left="1724" w:hanging="1440"/>
      </w:pPr>
      <w:rPr>
        <w:rFonts w:hint="default"/>
      </w:rPr>
    </w:lvl>
    <w:lvl w:ilvl="4">
      <w:start w:val="1"/>
      <w:numFmt w:val="decimal"/>
      <w:isLgl/>
      <w:lvlText w:val="%1.%2.%3.%4.%5."/>
      <w:lvlJc w:val="left"/>
      <w:pPr>
        <w:ind w:left="2084" w:hanging="1800"/>
      </w:pPr>
      <w:rPr>
        <w:rFonts w:hint="default"/>
      </w:rPr>
    </w:lvl>
    <w:lvl w:ilvl="5">
      <w:start w:val="1"/>
      <w:numFmt w:val="decimal"/>
      <w:isLgl/>
      <w:lvlText w:val="%1.%2.%3.%4.%5.%6."/>
      <w:lvlJc w:val="left"/>
      <w:pPr>
        <w:ind w:left="2084" w:hanging="1800"/>
      </w:pPr>
      <w:rPr>
        <w:rFonts w:hint="default"/>
      </w:rPr>
    </w:lvl>
    <w:lvl w:ilvl="6">
      <w:start w:val="1"/>
      <w:numFmt w:val="decimal"/>
      <w:isLgl/>
      <w:lvlText w:val="%1.%2.%3.%4.%5.%6.%7."/>
      <w:lvlJc w:val="left"/>
      <w:pPr>
        <w:ind w:left="2444" w:hanging="2160"/>
      </w:pPr>
      <w:rPr>
        <w:rFonts w:hint="default"/>
      </w:rPr>
    </w:lvl>
    <w:lvl w:ilvl="7">
      <w:start w:val="1"/>
      <w:numFmt w:val="decimal"/>
      <w:isLgl/>
      <w:lvlText w:val="%1.%2.%3.%4.%5.%6.%7.%8."/>
      <w:lvlJc w:val="left"/>
      <w:pPr>
        <w:ind w:left="2804" w:hanging="2520"/>
      </w:pPr>
      <w:rPr>
        <w:rFonts w:hint="default"/>
      </w:rPr>
    </w:lvl>
    <w:lvl w:ilvl="8">
      <w:start w:val="1"/>
      <w:numFmt w:val="decimal"/>
      <w:isLgl/>
      <w:lvlText w:val="%1.%2.%3.%4.%5.%6.%7.%8.%9."/>
      <w:lvlJc w:val="left"/>
      <w:pPr>
        <w:ind w:left="3164" w:hanging="2880"/>
      </w:pPr>
      <w:rPr>
        <w:rFonts w:hint="default"/>
      </w:rPr>
    </w:lvl>
  </w:abstractNum>
  <w:abstractNum w:abstractNumId="20" w15:restartNumberingAfterBreak="0">
    <w:nsid w:val="40750BFE"/>
    <w:multiLevelType w:val="hybridMultilevel"/>
    <w:tmpl w:val="68ACF720"/>
    <w:lvl w:ilvl="0" w:tplc="2634F75E">
      <w:start w:val="1"/>
      <w:numFmt w:val="decimal"/>
      <w:lvlText w:val="%1."/>
      <w:lvlJc w:val="left"/>
      <w:pPr>
        <w:ind w:left="1268" w:hanging="360"/>
      </w:pPr>
      <w:rPr>
        <w:rFonts w:ascii="Courier New" w:eastAsia="Courier New" w:hAnsi="Courier New" w:cs="Courier New" w:hint="default"/>
        <w:w w:val="100"/>
        <w:sz w:val="18"/>
        <w:szCs w:val="18"/>
        <w:lang w:val="en-US" w:eastAsia="en-US" w:bidi="ar-SA"/>
      </w:rPr>
    </w:lvl>
    <w:lvl w:ilvl="1" w:tplc="73F02BD6">
      <w:start w:val="3"/>
      <w:numFmt w:val="decimal"/>
      <w:lvlText w:val="%2."/>
      <w:lvlJc w:val="left"/>
      <w:pPr>
        <w:ind w:left="1546" w:hanging="360"/>
      </w:pPr>
      <w:rPr>
        <w:rFonts w:ascii="Times New Roman" w:eastAsia="Times New Roman" w:hAnsi="Times New Roman" w:cs="Times New Roman" w:hint="default"/>
        <w:b/>
        <w:bCs/>
        <w:w w:val="100"/>
        <w:sz w:val="28"/>
        <w:szCs w:val="28"/>
        <w:lang w:val="en-US" w:eastAsia="en-US" w:bidi="ar-SA"/>
      </w:rPr>
    </w:lvl>
    <w:lvl w:ilvl="2" w:tplc="08C0325C">
      <w:numFmt w:val="bullet"/>
      <w:lvlText w:val="•"/>
      <w:lvlJc w:val="left"/>
      <w:pPr>
        <w:ind w:left="2571" w:hanging="360"/>
      </w:pPr>
      <w:rPr>
        <w:lang w:val="en-US" w:eastAsia="en-US" w:bidi="ar-SA"/>
      </w:rPr>
    </w:lvl>
    <w:lvl w:ilvl="3" w:tplc="5B8C7678">
      <w:numFmt w:val="bullet"/>
      <w:lvlText w:val="•"/>
      <w:lvlJc w:val="left"/>
      <w:pPr>
        <w:ind w:left="3603" w:hanging="360"/>
      </w:pPr>
      <w:rPr>
        <w:lang w:val="en-US" w:eastAsia="en-US" w:bidi="ar-SA"/>
      </w:rPr>
    </w:lvl>
    <w:lvl w:ilvl="4" w:tplc="6CCC3DAE">
      <w:numFmt w:val="bullet"/>
      <w:lvlText w:val="•"/>
      <w:lvlJc w:val="left"/>
      <w:pPr>
        <w:ind w:left="4635" w:hanging="360"/>
      </w:pPr>
      <w:rPr>
        <w:lang w:val="en-US" w:eastAsia="en-US" w:bidi="ar-SA"/>
      </w:rPr>
    </w:lvl>
    <w:lvl w:ilvl="5" w:tplc="AC861D9C">
      <w:numFmt w:val="bullet"/>
      <w:lvlText w:val="•"/>
      <w:lvlJc w:val="left"/>
      <w:pPr>
        <w:ind w:left="5667" w:hanging="360"/>
      </w:pPr>
      <w:rPr>
        <w:lang w:val="en-US" w:eastAsia="en-US" w:bidi="ar-SA"/>
      </w:rPr>
    </w:lvl>
    <w:lvl w:ilvl="6" w:tplc="2AC8A2DE">
      <w:numFmt w:val="bullet"/>
      <w:lvlText w:val="•"/>
      <w:lvlJc w:val="left"/>
      <w:pPr>
        <w:ind w:left="6699" w:hanging="360"/>
      </w:pPr>
      <w:rPr>
        <w:lang w:val="en-US" w:eastAsia="en-US" w:bidi="ar-SA"/>
      </w:rPr>
    </w:lvl>
    <w:lvl w:ilvl="7" w:tplc="AF84CD6E">
      <w:numFmt w:val="bullet"/>
      <w:lvlText w:val="•"/>
      <w:lvlJc w:val="left"/>
      <w:pPr>
        <w:ind w:left="7730" w:hanging="360"/>
      </w:pPr>
      <w:rPr>
        <w:lang w:val="en-US" w:eastAsia="en-US" w:bidi="ar-SA"/>
      </w:rPr>
    </w:lvl>
    <w:lvl w:ilvl="8" w:tplc="7902BA62">
      <w:numFmt w:val="bullet"/>
      <w:lvlText w:val="•"/>
      <w:lvlJc w:val="left"/>
      <w:pPr>
        <w:ind w:left="8762" w:hanging="360"/>
      </w:pPr>
      <w:rPr>
        <w:lang w:val="en-US" w:eastAsia="en-US" w:bidi="ar-SA"/>
      </w:rPr>
    </w:lvl>
  </w:abstractNum>
  <w:abstractNum w:abstractNumId="21" w15:restartNumberingAfterBreak="0">
    <w:nsid w:val="46806309"/>
    <w:multiLevelType w:val="hybridMultilevel"/>
    <w:tmpl w:val="433CC39A"/>
    <w:lvl w:ilvl="0" w:tplc="8E5CFBBE">
      <w:start w:val="1"/>
      <w:numFmt w:val="lowerLetter"/>
      <w:lvlText w:val="(%1)"/>
      <w:lvlJc w:val="left"/>
      <w:pPr>
        <w:ind w:left="587" w:hanging="360"/>
      </w:pPr>
      <w:rPr>
        <w:rFonts w:hint="default"/>
      </w:rPr>
    </w:lvl>
    <w:lvl w:ilvl="1" w:tplc="78D4FBC2">
      <w:start w:val="1"/>
      <w:numFmt w:val="lowerRoman"/>
      <w:lvlText w:val="%2."/>
      <w:lvlJc w:val="left"/>
      <w:pPr>
        <w:ind w:left="1307" w:hanging="360"/>
      </w:pPr>
      <w:rPr>
        <w:rFonts w:asciiTheme="majorBidi" w:eastAsia="Calibri" w:hAnsiTheme="majorBidi" w:cstheme="majorBidi"/>
      </w:r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22" w15:restartNumberingAfterBreak="0">
    <w:nsid w:val="46F575A6"/>
    <w:multiLevelType w:val="hybridMultilevel"/>
    <w:tmpl w:val="5648760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4D352FA2"/>
    <w:multiLevelType w:val="hybridMultilevel"/>
    <w:tmpl w:val="FF40F7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1472E8"/>
    <w:multiLevelType w:val="multilevel"/>
    <w:tmpl w:val="E4681E28"/>
    <w:lvl w:ilvl="0">
      <w:start w:val="2"/>
      <w:numFmt w:val="decimal"/>
      <w:lvlText w:val="%1"/>
      <w:lvlJc w:val="left"/>
      <w:pPr>
        <w:ind w:left="612" w:hanging="612"/>
      </w:pPr>
      <w:rPr>
        <w:rFonts w:hint="default"/>
      </w:rPr>
    </w:lvl>
    <w:lvl w:ilvl="1">
      <w:start w:val="8"/>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00B0DA4"/>
    <w:multiLevelType w:val="multilevel"/>
    <w:tmpl w:val="1EEE0E00"/>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4103305"/>
    <w:multiLevelType w:val="hybridMultilevel"/>
    <w:tmpl w:val="1C184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8750BB"/>
    <w:multiLevelType w:val="multilevel"/>
    <w:tmpl w:val="BED0A656"/>
    <w:lvl w:ilvl="0">
      <w:start w:val="2"/>
      <w:numFmt w:val="decimal"/>
      <w:lvlText w:val="%1"/>
      <w:lvlJc w:val="left"/>
      <w:pPr>
        <w:ind w:left="1234" w:hanging="408"/>
      </w:pPr>
      <w:rPr>
        <w:lang w:val="en-US" w:eastAsia="en-US" w:bidi="ar-SA"/>
      </w:rPr>
    </w:lvl>
    <w:lvl w:ilvl="1">
      <w:start w:val="1"/>
      <w:numFmt w:val="decimal"/>
      <w:lvlText w:val="%1.%2."/>
      <w:lvlJc w:val="left"/>
      <w:pPr>
        <w:ind w:left="1234" w:hanging="408"/>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764" w:hanging="72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972" w:hanging="722"/>
      </w:pPr>
      <w:rPr>
        <w:rFonts w:ascii="Times New Roman" w:eastAsia="Times New Roman" w:hAnsi="Times New Roman" w:cs="Times New Roman" w:hint="default"/>
        <w:b/>
        <w:bCs/>
        <w:w w:val="100"/>
        <w:sz w:val="22"/>
        <w:szCs w:val="22"/>
        <w:lang w:val="en-US" w:eastAsia="en-US" w:bidi="ar-SA"/>
      </w:rPr>
    </w:lvl>
    <w:lvl w:ilvl="4">
      <w:numFmt w:val="bullet"/>
      <w:lvlText w:val="•"/>
      <w:lvlJc w:val="left"/>
      <w:pPr>
        <w:ind w:left="4191" w:hanging="722"/>
      </w:pPr>
      <w:rPr>
        <w:lang w:val="en-US" w:eastAsia="en-US" w:bidi="ar-SA"/>
      </w:rPr>
    </w:lvl>
    <w:lvl w:ilvl="5">
      <w:numFmt w:val="bullet"/>
      <w:lvlText w:val="•"/>
      <w:lvlJc w:val="left"/>
      <w:pPr>
        <w:ind w:left="5297" w:hanging="722"/>
      </w:pPr>
      <w:rPr>
        <w:lang w:val="en-US" w:eastAsia="en-US" w:bidi="ar-SA"/>
      </w:rPr>
    </w:lvl>
    <w:lvl w:ilvl="6">
      <w:numFmt w:val="bullet"/>
      <w:lvlText w:val="•"/>
      <w:lvlJc w:val="left"/>
      <w:pPr>
        <w:ind w:left="6403" w:hanging="722"/>
      </w:pPr>
      <w:rPr>
        <w:lang w:val="en-US" w:eastAsia="en-US" w:bidi="ar-SA"/>
      </w:rPr>
    </w:lvl>
    <w:lvl w:ilvl="7">
      <w:numFmt w:val="bullet"/>
      <w:lvlText w:val="•"/>
      <w:lvlJc w:val="left"/>
      <w:pPr>
        <w:ind w:left="7509" w:hanging="722"/>
      </w:pPr>
      <w:rPr>
        <w:lang w:val="en-US" w:eastAsia="en-US" w:bidi="ar-SA"/>
      </w:rPr>
    </w:lvl>
    <w:lvl w:ilvl="8">
      <w:numFmt w:val="bullet"/>
      <w:lvlText w:val="•"/>
      <w:lvlJc w:val="left"/>
      <w:pPr>
        <w:ind w:left="8614" w:hanging="722"/>
      </w:pPr>
      <w:rPr>
        <w:lang w:val="en-US" w:eastAsia="en-US" w:bidi="ar-SA"/>
      </w:rPr>
    </w:lvl>
  </w:abstractNum>
  <w:abstractNum w:abstractNumId="28" w15:restartNumberingAfterBreak="0">
    <w:nsid w:val="55B53DD5"/>
    <w:multiLevelType w:val="multilevel"/>
    <w:tmpl w:val="CE261176"/>
    <w:lvl w:ilvl="0">
      <w:start w:val="6"/>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9" w15:restartNumberingAfterBreak="0">
    <w:nsid w:val="5E8555FD"/>
    <w:multiLevelType w:val="hybridMultilevel"/>
    <w:tmpl w:val="0FF0E6A2"/>
    <w:lvl w:ilvl="0" w:tplc="9BF461A0">
      <w:start w:val="1"/>
      <w:numFmt w:val="decimal"/>
      <w:lvlText w:val="%1."/>
      <w:lvlJc w:val="left"/>
      <w:pPr>
        <w:ind w:left="1268" w:hanging="360"/>
      </w:pPr>
      <w:rPr>
        <w:rFonts w:ascii="Courier New" w:eastAsia="Courier New" w:hAnsi="Courier New" w:cs="Courier New" w:hint="default"/>
        <w:w w:val="100"/>
        <w:sz w:val="18"/>
        <w:szCs w:val="18"/>
        <w:lang w:val="en-US" w:eastAsia="en-US" w:bidi="ar-SA"/>
      </w:rPr>
    </w:lvl>
    <w:lvl w:ilvl="1" w:tplc="980ED842">
      <w:numFmt w:val="bullet"/>
      <w:lvlText w:val="•"/>
      <w:lvlJc w:val="left"/>
      <w:pPr>
        <w:ind w:left="1600" w:hanging="360"/>
      </w:pPr>
      <w:rPr>
        <w:lang w:val="en-US" w:eastAsia="en-US" w:bidi="ar-SA"/>
      </w:rPr>
    </w:lvl>
    <w:lvl w:ilvl="2" w:tplc="05C0D514">
      <w:numFmt w:val="bullet"/>
      <w:lvlText w:val="•"/>
      <w:lvlJc w:val="left"/>
      <w:pPr>
        <w:ind w:left="2625" w:hanging="360"/>
      </w:pPr>
      <w:rPr>
        <w:lang w:val="en-US" w:eastAsia="en-US" w:bidi="ar-SA"/>
      </w:rPr>
    </w:lvl>
    <w:lvl w:ilvl="3" w:tplc="1A047596">
      <w:numFmt w:val="bullet"/>
      <w:lvlText w:val="•"/>
      <w:lvlJc w:val="left"/>
      <w:pPr>
        <w:ind w:left="3650" w:hanging="360"/>
      </w:pPr>
      <w:rPr>
        <w:lang w:val="en-US" w:eastAsia="en-US" w:bidi="ar-SA"/>
      </w:rPr>
    </w:lvl>
    <w:lvl w:ilvl="4" w:tplc="776A9016">
      <w:numFmt w:val="bullet"/>
      <w:lvlText w:val="•"/>
      <w:lvlJc w:val="left"/>
      <w:pPr>
        <w:ind w:left="4675" w:hanging="360"/>
      </w:pPr>
      <w:rPr>
        <w:lang w:val="en-US" w:eastAsia="en-US" w:bidi="ar-SA"/>
      </w:rPr>
    </w:lvl>
    <w:lvl w:ilvl="5" w:tplc="214825AA">
      <w:numFmt w:val="bullet"/>
      <w:lvlText w:val="•"/>
      <w:lvlJc w:val="left"/>
      <w:pPr>
        <w:ind w:left="5700" w:hanging="360"/>
      </w:pPr>
      <w:rPr>
        <w:lang w:val="en-US" w:eastAsia="en-US" w:bidi="ar-SA"/>
      </w:rPr>
    </w:lvl>
    <w:lvl w:ilvl="6" w:tplc="5B9264FE">
      <w:numFmt w:val="bullet"/>
      <w:lvlText w:val="•"/>
      <w:lvlJc w:val="left"/>
      <w:pPr>
        <w:ind w:left="6725" w:hanging="360"/>
      </w:pPr>
      <w:rPr>
        <w:lang w:val="en-US" w:eastAsia="en-US" w:bidi="ar-SA"/>
      </w:rPr>
    </w:lvl>
    <w:lvl w:ilvl="7" w:tplc="DB200F38">
      <w:numFmt w:val="bullet"/>
      <w:lvlText w:val="•"/>
      <w:lvlJc w:val="left"/>
      <w:pPr>
        <w:ind w:left="7750" w:hanging="360"/>
      </w:pPr>
      <w:rPr>
        <w:lang w:val="en-US" w:eastAsia="en-US" w:bidi="ar-SA"/>
      </w:rPr>
    </w:lvl>
    <w:lvl w:ilvl="8" w:tplc="57B67558">
      <w:numFmt w:val="bullet"/>
      <w:lvlText w:val="•"/>
      <w:lvlJc w:val="left"/>
      <w:pPr>
        <w:ind w:left="8776" w:hanging="360"/>
      </w:pPr>
      <w:rPr>
        <w:lang w:val="en-US" w:eastAsia="en-US" w:bidi="ar-SA"/>
      </w:rPr>
    </w:lvl>
  </w:abstractNum>
  <w:abstractNum w:abstractNumId="30" w15:restartNumberingAfterBreak="0">
    <w:nsid w:val="6573314B"/>
    <w:multiLevelType w:val="hybridMultilevel"/>
    <w:tmpl w:val="24FAD4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883E2A"/>
    <w:multiLevelType w:val="multilevel"/>
    <w:tmpl w:val="47BA0FBA"/>
    <w:lvl w:ilvl="0">
      <w:start w:val="2"/>
      <w:numFmt w:val="decimal"/>
      <w:lvlText w:val="%1"/>
      <w:lvlJc w:val="left"/>
      <w:pPr>
        <w:ind w:left="444" w:hanging="444"/>
      </w:pPr>
      <w:rPr>
        <w:rFonts w:hint="default"/>
      </w:rPr>
    </w:lvl>
    <w:lvl w:ilvl="1">
      <w:start w:val="8"/>
      <w:numFmt w:val="decimal"/>
      <w:lvlText w:val="%1.%2"/>
      <w:lvlJc w:val="left"/>
      <w:pPr>
        <w:ind w:left="444" w:hanging="444"/>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6B15C8C"/>
    <w:multiLevelType w:val="hybridMultilevel"/>
    <w:tmpl w:val="086085B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6492C0C"/>
    <w:multiLevelType w:val="hybridMultilevel"/>
    <w:tmpl w:val="A9FA7282"/>
    <w:lvl w:ilvl="0" w:tplc="8E5CFB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7680338">
    <w:abstractNumId w:val="13"/>
  </w:num>
  <w:num w:numId="2" w16cid:durableId="589849416">
    <w:abstractNumId w:val="14"/>
  </w:num>
  <w:num w:numId="3" w16cid:durableId="365258091">
    <w:abstractNumId w:val="24"/>
  </w:num>
  <w:num w:numId="4" w16cid:durableId="313418230">
    <w:abstractNumId w:val="22"/>
  </w:num>
  <w:num w:numId="5" w16cid:durableId="1781560424">
    <w:abstractNumId w:val="3"/>
  </w:num>
  <w:num w:numId="6" w16cid:durableId="441267154">
    <w:abstractNumId w:val="31"/>
  </w:num>
  <w:num w:numId="7" w16cid:durableId="1305548360">
    <w:abstractNumId w:val="9"/>
  </w:num>
  <w:num w:numId="8" w16cid:durableId="95054779">
    <w:abstractNumId w:val="11"/>
  </w:num>
  <w:num w:numId="9" w16cid:durableId="1104492594">
    <w:abstractNumId w:val="12"/>
  </w:num>
  <w:num w:numId="10" w16cid:durableId="203106732">
    <w:abstractNumId w:val="15"/>
  </w:num>
  <w:num w:numId="11" w16cid:durableId="1659460848">
    <w:abstractNumId w:val="5"/>
  </w:num>
  <w:num w:numId="12" w16cid:durableId="1001664818">
    <w:abstractNumId w:val="28"/>
  </w:num>
  <w:num w:numId="13" w16cid:durableId="303001671">
    <w:abstractNumId w:val="2"/>
  </w:num>
  <w:num w:numId="14" w16cid:durableId="604457163">
    <w:abstractNumId w:val="17"/>
  </w:num>
  <w:num w:numId="15" w16cid:durableId="1569144972">
    <w:abstractNumId w:val="26"/>
  </w:num>
  <w:num w:numId="16" w16cid:durableId="34429222">
    <w:abstractNumId w:val="23"/>
  </w:num>
  <w:num w:numId="17" w16cid:durableId="1185167527">
    <w:abstractNumId w:val="32"/>
  </w:num>
  <w:num w:numId="18" w16cid:durableId="775566676">
    <w:abstractNumId w:val="16"/>
  </w:num>
  <w:num w:numId="19" w16cid:durableId="405229718">
    <w:abstractNumId w:val="30"/>
  </w:num>
  <w:num w:numId="20" w16cid:durableId="1711222212">
    <w:abstractNumId w:val="18"/>
  </w:num>
  <w:num w:numId="21" w16cid:durableId="1815020243">
    <w:abstractNumId w:val="6"/>
  </w:num>
  <w:num w:numId="22" w16cid:durableId="1231698265">
    <w:abstractNumId w:val="19"/>
  </w:num>
  <w:num w:numId="23" w16cid:durableId="168906102">
    <w:abstractNumId w:val="1"/>
  </w:num>
  <w:num w:numId="24" w16cid:durableId="1293906298">
    <w:abstractNumId w:val="8"/>
  </w:num>
  <w:num w:numId="25" w16cid:durableId="2119719598">
    <w:abstractNumId w:val="0"/>
  </w:num>
  <w:num w:numId="26" w16cid:durableId="1302616850">
    <w:abstractNumId w:val="27"/>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7" w16cid:durableId="1628393551">
    <w:abstractNumId w:val="7"/>
    <w:lvlOverride w:ilvl="0">
      <w:startOverride w:val="1"/>
    </w:lvlOverride>
    <w:lvlOverride w:ilvl="1"/>
    <w:lvlOverride w:ilvl="2"/>
    <w:lvlOverride w:ilvl="3"/>
    <w:lvlOverride w:ilvl="4"/>
    <w:lvlOverride w:ilvl="5"/>
    <w:lvlOverride w:ilvl="6"/>
    <w:lvlOverride w:ilvl="7"/>
    <w:lvlOverride w:ilvl="8"/>
  </w:num>
  <w:num w:numId="28" w16cid:durableId="1910965395">
    <w:abstractNumId w:val="29"/>
    <w:lvlOverride w:ilvl="0">
      <w:startOverride w:val="1"/>
    </w:lvlOverride>
    <w:lvlOverride w:ilvl="1"/>
    <w:lvlOverride w:ilvl="2"/>
    <w:lvlOverride w:ilvl="3"/>
    <w:lvlOverride w:ilvl="4"/>
    <w:lvlOverride w:ilvl="5"/>
    <w:lvlOverride w:ilvl="6"/>
    <w:lvlOverride w:ilvl="7"/>
    <w:lvlOverride w:ilvl="8"/>
  </w:num>
  <w:num w:numId="29" w16cid:durableId="1563635521">
    <w:abstractNumId w:val="20"/>
    <w:lvlOverride w:ilvl="0">
      <w:startOverride w:val="1"/>
    </w:lvlOverride>
    <w:lvlOverride w:ilvl="1">
      <w:startOverride w:val="3"/>
    </w:lvlOverride>
    <w:lvlOverride w:ilvl="2"/>
    <w:lvlOverride w:ilvl="3"/>
    <w:lvlOverride w:ilvl="4"/>
    <w:lvlOverride w:ilvl="5"/>
    <w:lvlOverride w:ilvl="6"/>
    <w:lvlOverride w:ilvl="7"/>
    <w:lvlOverride w:ilvl="8"/>
  </w:num>
  <w:num w:numId="30" w16cid:durableId="1928298406">
    <w:abstractNumId w:val="10"/>
  </w:num>
  <w:num w:numId="31" w16cid:durableId="1076324953">
    <w:abstractNumId w:val="25"/>
  </w:num>
  <w:num w:numId="32" w16cid:durableId="767431437">
    <w:abstractNumId w:val="4"/>
  </w:num>
  <w:num w:numId="33" w16cid:durableId="1904169528">
    <w:abstractNumId w:val="33"/>
  </w:num>
  <w:num w:numId="34" w16cid:durableId="2049985296">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פאדי חרב">
    <w15:presenceInfo w15:providerId="AD" w15:userId="S::Fadi.Harb@e.braude.ac.il::cc9db279-5ace-4491-9d88-fd86e3ad7037"/>
  </w15:person>
  <w15:person w15:author="Zahar Frenkel">
    <w15:presenceInfo w15:providerId="AD" w15:userId="S::Zahar.frenkel@emnotion.com::dd481637-23df-4d18-8c1f-cc6006f6dd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FBD"/>
    <w:rsid w:val="00047F6C"/>
    <w:rsid w:val="00051AF6"/>
    <w:rsid w:val="00053EAE"/>
    <w:rsid w:val="00055CEF"/>
    <w:rsid w:val="00062709"/>
    <w:rsid w:val="00063B62"/>
    <w:rsid w:val="00066CD9"/>
    <w:rsid w:val="00067D1A"/>
    <w:rsid w:val="00097E68"/>
    <w:rsid w:val="000A3718"/>
    <w:rsid w:val="000A4A2B"/>
    <w:rsid w:val="000A5668"/>
    <w:rsid w:val="000C280D"/>
    <w:rsid w:val="000E5E3E"/>
    <w:rsid w:val="00114E91"/>
    <w:rsid w:val="001157A4"/>
    <w:rsid w:val="001308DE"/>
    <w:rsid w:val="001347B9"/>
    <w:rsid w:val="001371AD"/>
    <w:rsid w:val="00141CA3"/>
    <w:rsid w:val="0014273C"/>
    <w:rsid w:val="001540BB"/>
    <w:rsid w:val="00155FD5"/>
    <w:rsid w:val="00160AEA"/>
    <w:rsid w:val="001679ED"/>
    <w:rsid w:val="00170B02"/>
    <w:rsid w:val="0017492C"/>
    <w:rsid w:val="001775F1"/>
    <w:rsid w:val="001C47E6"/>
    <w:rsid w:val="001D190D"/>
    <w:rsid w:val="001D44A6"/>
    <w:rsid w:val="001D5CEF"/>
    <w:rsid w:val="001E19DD"/>
    <w:rsid w:val="001E3A15"/>
    <w:rsid w:val="001F46FE"/>
    <w:rsid w:val="001F6EF5"/>
    <w:rsid w:val="00215730"/>
    <w:rsid w:val="00223E91"/>
    <w:rsid w:val="00234AE4"/>
    <w:rsid w:val="00235C63"/>
    <w:rsid w:val="00236BCB"/>
    <w:rsid w:val="00237157"/>
    <w:rsid w:val="002374FF"/>
    <w:rsid w:val="0024429B"/>
    <w:rsid w:val="0026763A"/>
    <w:rsid w:val="00272939"/>
    <w:rsid w:val="0029133F"/>
    <w:rsid w:val="002917F2"/>
    <w:rsid w:val="002A46A5"/>
    <w:rsid w:val="002B1D2B"/>
    <w:rsid w:val="002B4485"/>
    <w:rsid w:val="002B6FB3"/>
    <w:rsid w:val="002C5B8F"/>
    <w:rsid w:val="002D6433"/>
    <w:rsid w:val="002D72CD"/>
    <w:rsid w:val="002F5B88"/>
    <w:rsid w:val="00302DAC"/>
    <w:rsid w:val="00311472"/>
    <w:rsid w:val="00334229"/>
    <w:rsid w:val="00356AEA"/>
    <w:rsid w:val="003667EA"/>
    <w:rsid w:val="00390193"/>
    <w:rsid w:val="0039400C"/>
    <w:rsid w:val="003A1F91"/>
    <w:rsid w:val="003B287B"/>
    <w:rsid w:val="003C6640"/>
    <w:rsid w:val="003E2AEA"/>
    <w:rsid w:val="003F0260"/>
    <w:rsid w:val="003F764D"/>
    <w:rsid w:val="00417BD7"/>
    <w:rsid w:val="004244C3"/>
    <w:rsid w:val="004349FA"/>
    <w:rsid w:val="004368E5"/>
    <w:rsid w:val="00437B0B"/>
    <w:rsid w:val="004465D9"/>
    <w:rsid w:val="0045184C"/>
    <w:rsid w:val="00451D07"/>
    <w:rsid w:val="00452DB0"/>
    <w:rsid w:val="004560CE"/>
    <w:rsid w:val="00466DB5"/>
    <w:rsid w:val="00467172"/>
    <w:rsid w:val="00475700"/>
    <w:rsid w:val="004808E0"/>
    <w:rsid w:val="00490B82"/>
    <w:rsid w:val="004A3A37"/>
    <w:rsid w:val="004A4DD2"/>
    <w:rsid w:val="004A514F"/>
    <w:rsid w:val="004A5B94"/>
    <w:rsid w:val="004B02F5"/>
    <w:rsid w:val="004B0487"/>
    <w:rsid w:val="004B3769"/>
    <w:rsid w:val="004B4935"/>
    <w:rsid w:val="004D5C0B"/>
    <w:rsid w:val="004D6442"/>
    <w:rsid w:val="004E7869"/>
    <w:rsid w:val="004F48D5"/>
    <w:rsid w:val="00517778"/>
    <w:rsid w:val="005223C6"/>
    <w:rsid w:val="0053201D"/>
    <w:rsid w:val="005338AA"/>
    <w:rsid w:val="00536EFE"/>
    <w:rsid w:val="00551D64"/>
    <w:rsid w:val="00560DD0"/>
    <w:rsid w:val="00563034"/>
    <w:rsid w:val="00567C84"/>
    <w:rsid w:val="00572E96"/>
    <w:rsid w:val="0058180D"/>
    <w:rsid w:val="005862F8"/>
    <w:rsid w:val="00597685"/>
    <w:rsid w:val="005A4725"/>
    <w:rsid w:val="005A75FC"/>
    <w:rsid w:val="005B1753"/>
    <w:rsid w:val="005B37B6"/>
    <w:rsid w:val="005B69DE"/>
    <w:rsid w:val="005D34EC"/>
    <w:rsid w:val="005E22AE"/>
    <w:rsid w:val="005E653D"/>
    <w:rsid w:val="005E78B6"/>
    <w:rsid w:val="0060116E"/>
    <w:rsid w:val="00603B97"/>
    <w:rsid w:val="00603CD2"/>
    <w:rsid w:val="006047AC"/>
    <w:rsid w:val="00621470"/>
    <w:rsid w:val="006376A5"/>
    <w:rsid w:val="00640494"/>
    <w:rsid w:val="00640C70"/>
    <w:rsid w:val="006448FC"/>
    <w:rsid w:val="0066701C"/>
    <w:rsid w:val="006749DE"/>
    <w:rsid w:val="006912E1"/>
    <w:rsid w:val="006A4963"/>
    <w:rsid w:val="006B42E2"/>
    <w:rsid w:val="006B556B"/>
    <w:rsid w:val="006C1355"/>
    <w:rsid w:val="006D3433"/>
    <w:rsid w:val="006D5715"/>
    <w:rsid w:val="006E5C4D"/>
    <w:rsid w:val="0072201C"/>
    <w:rsid w:val="00725536"/>
    <w:rsid w:val="007336B0"/>
    <w:rsid w:val="00751F13"/>
    <w:rsid w:val="007607DC"/>
    <w:rsid w:val="00760A29"/>
    <w:rsid w:val="00767B60"/>
    <w:rsid w:val="007D430D"/>
    <w:rsid w:val="007D740C"/>
    <w:rsid w:val="007E485E"/>
    <w:rsid w:val="007E5308"/>
    <w:rsid w:val="007E73AC"/>
    <w:rsid w:val="00803765"/>
    <w:rsid w:val="008063A4"/>
    <w:rsid w:val="00807025"/>
    <w:rsid w:val="0081437D"/>
    <w:rsid w:val="0082214A"/>
    <w:rsid w:val="00863FEC"/>
    <w:rsid w:val="00865BEF"/>
    <w:rsid w:val="008672A5"/>
    <w:rsid w:val="00874BFA"/>
    <w:rsid w:val="008A6CD6"/>
    <w:rsid w:val="008B325E"/>
    <w:rsid w:val="008C461E"/>
    <w:rsid w:val="008D467A"/>
    <w:rsid w:val="009179B1"/>
    <w:rsid w:val="00921E01"/>
    <w:rsid w:val="00925410"/>
    <w:rsid w:val="00925522"/>
    <w:rsid w:val="00927D8E"/>
    <w:rsid w:val="00931B8E"/>
    <w:rsid w:val="00933D0E"/>
    <w:rsid w:val="00937BE5"/>
    <w:rsid w:val="009570FD"/>
    <w:rsid w:val="009846EE"/>
    <w:rsid w:val="00984EA6"/>
    <w:rsid w:val="0098594E"/>
    <w:rsid w:val="00987759"/>
    <w:rsid w:val="00995457"/>
    <w:rsid w:val="009A4431"/>
    <w:rsid w:val="009B16B3"/>
    <w:rsid w:val="009B3E26"/>
    <w:rsid w:val="009C6EF2"/>
    <w:rsid w:val="009E3DE9"/>
    <w:rsid w:val="009E7CD1"/>
    <w:rsid w:val="00A00909"/>
    <w:rsid w:val="00A0595E"/>
    <w:rsid w:val="00A16EFF"/>
    <w:rsid w:val="00A35810"/>
    <w:rsid w:val="00A4394D"/>
    <w:rsid w:val="00A44086"/>
    <w:rsid w:val="00A45EFE"/>
    <w:rsid w:val="00A601E5"/>
    <w:rsid w:val="00A6515D"/>
    <w:rsid w:val="00A77DB4"/>
    <w:rsid w:val="00A860E6"/>
    <w:rsid w:val="00A93803"/>
    <w:rsid w:val="00A9523F"/>
    <w:rsid w:val="00A9671B"/>
    <w:rsid w:val="00AA3C9B"/>
    <w:rsid w:val="00AB1911"/>
    <w:rsid w:val="00AB1C63"/>
    <w:rsid w:val="00AB69B3"/>
    <w:rsid w:val="00AC0A1A"/>
    <w:rsid w:val="00AC1EA3"/>
    <w:rsid w:val="00AD07B9"/>
    <w:rsid w:val="00AE3984"/>
    <w:rsid w:val="00AE7984"/>
    <w:rsid w:val="00AE7C2B"/>
    <w:rsid w:val="00AF1435"/>
    <w:rsid w:val="00AF16AF"/>
    <w:rsid w:val="00AF32B2"/>
    <w:rsid w:val="00AF7040"/>
    <w:rsid w:val="00B01BD7"/>
    <w:rsid w:val="00B054A2"/>
    <w:rsid w:val="00B163FD"/>
    <w:rsid w:val="00B31308"/>
    <w:rsid w:val="00B340E8"/>
    <w:rsid w:val="00B34250"/>
    <w:rsid w:val="00B434E1"/>
    <w:rsid w:val="00B51772"/>
    <w:rsid w:val="00B52157"/>
    <w:rsid w:val="00B560E3"/>
    <w:rsid w:val="00B95248"/>
    <w:rsid w:val="00BA2687"/>
    <w:rsid w:val="00BA3FE9"/>
    <w:rsid w:val="00BA671E"/>
    <w:rsid w:val="00BA677D"/>
    <w:rsid w:val="00BB283D"/>
    <w:rsid w:val="00BC337F"/>
    <w:rsid w:val="00BD56BF"/>
    <w:rsid w:val="00BE6A14"/>
    <w:rsid w:val="00C05298"/>
    <w:rsid w:val="00C104F8"/>
    <w:rsid w:val="00C112B7"/>
    <w:rsid w:val="00C13261"/>
    <w:rsid w:val="00C20FE3"/>
    <w:rsid w:val="00C235D9"/>
    <w:rsid w:val="00C246D1"/>
    <w:rsid w:val="00C26867"/>
    <w:rsid w:val="00C40ECA"/>
    <w:rsid w:val="00C52FBD"/>
    <w:rsid w:val="00C61873"/>
    <w:rsid w:val="00C66F6E"/>
    <w:rsid w:val="00C700DB"/>
    <w:rsid w:val="00C75CF9"/>
    <w:rsid w:val="00C76EBA"/>
    <w:rsid w:val="00C81BBD"/>
    <w:rsid w:val="00C86AD7"/>
    <w:rsid w:val="00CA1463"/>
    <w:rsid w:val="00CA179F"/>
    <w:rsid w:val="00CC6BDC"/>
    <w:rsid w:val="00CD247D"/>
    <w:rsid w:val="00CD6E73"/>
    <w:rsid w:val="00CF1B92"/>
    <w:rsid w:val="00CF1BC6"/>
    <w:rsid w:val="00CF2175"/>
    <w:rsid w:val="00CF38A6"/>
    <w:rsid w:val="00D108C1"/>
    <w:rsid w:val="00D378BC"/>
    <w:rsid w:val="00D45A40"/>
    <w:rsid w:val="00D46458"/>
    <w:rsid w:val="00D6198F"/>
    <w:rsid w:val="00D61CB9"/>
    <w:rsid w:val="00D623CA"/>
    <w:rsid w:val="00D75B24"/>
    <w:rsid w:val="00D8027A"/>
    <w:rsid w:val="00D84DDF"/>
    <w:rsid w:val="00D91A74"/>
    <w:rsid w:val="00D922FF"/>
    <w:rsid w:val="00D95DD4"/>
    <w:rsid w:val="00D97658"/>
    <w:rsid w:val="00DA2393"/>
    <w:rsid w:val="00DA47FD"/>
    <w:rsid w:val="00DA4833"/>
    <w:rsid w:val="00DB0724"/>
    <w:rsid w:val="00DD2F5D"/>
    <w:rsid w:val="00DF16F8"/>
    <w:rsid w:val="00E168A9"/>
    <w:rsid w:val="00E16915"/>
    <w:rsid w:val="00E27D9A"/>
    <w:rsid w:val="00E35FE7"/>
    <w:rsid w:val="00E55171"/>
    <w:rsid w:val="00E56612"/>
    <w:rsid w:val="00E610BA"/>
    <w:rsid w:val="00E77646"/>
    <w:rsid w:val="00E77EB3"/>
    <w:rsid w:val="00EA46D5"/>
    <w:rsid w:val="00EE1EFC"/>
    <w:rsid w:val="00EE4D2D"/>
    <w:rsid w:val="00EF0434"/>
    <w:rsid w:val="00F109C5"/>
    <w:rsid w:val="00F13012"/>
    <w:rsid w:val="00F40377"/>
    <w:rsid w:val="00F441BC"/>
    <w:rsid w:val="00F45C47"/>
    <w:rsid w:val="00F50560"/>
    <w:rsid w:val="00F74D91"/>
    <w:rsid w:val="00F842D9"/>
    <w:rsid w:val="00F8666E"/>
    <w:rsid w:val="00F86DC0"/>
    <w:rsid w:val="00F91E7F"/>
    <w:rsid w:val="00F9345E"/>
    <w:rsid w:val="00F94FD8"/>
    <w:rsid w:val="00F96031"/>
    <w:rsid w:val="00FB2DD2"/>
    <w:rsid w:val="00FB6266"/>
    <w:rsid w:val="00FB7109"/>
    <w:rsid w:val="00FC0CF2"/>
    <w:rsid w:val="00FC32F2"/>
    <w:rsid w:val="00FE2E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63ED"/>
  <w15:chartTrackingRefBased/>
  <w15:docId w15:val="{5D7E3CF4-C031-4372-BD42-B5129C5C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8AA"/>
    <w:pPr>
      <w:spacing w:after="0" w:line="276" w:lineRule="auto"/>
    </w:pPr>
    <w:rPr>
      <w:rFonts w:ascii="Arial" w:eastAsia="Arial" w:hAnsi="Arial" w:cs="Arial"/>
      <w:color w:val="000000"/>
      <w:kern w:val="0"/>
      <w:lang w:bidi="he-IL"/>
      <w14:ligatures w14:val="none"/>
    </w:rPr>
  </w:style>
  <w:style w:type="paragraph" w:styleId="Heading1">
    <w:name w:val="heading 1"/>
    <w:basedOn w:val="TOC2"/>
    <w:link w:val="Heading1Char"/>
    <w:uiPriority w:val="9"/>
    <w:qFormat/>
    <w:rsid w:val="005338AA"/>
    <w:pPr>
      <w:tabs>
        <w:tab w:val="left" w:pos="660"/>
        <w:tab w:val="left" w:pos="1320"/>
        <w:tab w:val="right" w:leader="dot" w:pos="9350"/>
      </w:tabs>
      <w:spacing w:line="259" w:lineRule="auto"/>
      <w:ind w:left="0"/>
      <w:outlineLvl w:val="0"/>
    </w:pPr>
    <w:rPr>
      <w:rFonts w:asciiTheme="majorBidi" w:eastAsiaTheme="minorEastAsia" w:hAnsiTheme="majorBidi" w:cs="Times New Roman"/>
      <w:b/>
      <w:color w:val="auto"/>
      <w:sz w:val="24"/>
    </w:rPr>
  </w:style>
  <w:style w:type="paragraph" w:styleId="Heading2">
    <w:name w:val="heading 2"/>
    <w:basedOn w:val="Normal"/>
    <w:next w:val="Normal"/>
    <w:link w:val="Heading2Char"/>
    <w:uiPriority w:val="9"/>
    <w:semiHidden/>
    <w:unhideWhenUsed/>
    <w:qFormat/>
    <w:rsid w:val="005338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027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8AA"/>
    <w:rPr>
      <w:rFonts w:asciiTheme="majorBidi" w:eastAsiaTheme="minorEastAsia" w:hAnsiTheme="majorBidi" w:cs="Times New Roman"/>
      <w:b/>
      <w:kern w:val="0"/>
      <w:sz w:val="24"/>
      <w:lang w:bidi="he-IL"/>
      <w14:ligatures w14:val="none"/>
    </w:rPr>
  </w:style>
  <w:style w:type="character" w:customStyle="1" w:styleId="Heading2Char">
    <w:name w:val="Heading 2 Char"/>
    <w:basedOn w:val="DefaultParagraphFont"/>
    <w:link w:val="Heading2"/>
    <w:uiPriority w:val="9"/>
    <w:semiHidden/>
    <w:rsid w:val="005338AA"/>
    <w:rPr>
      <w:rFonts w:asciiTheme="majorHAnsi" w:eastAsiaTheme="majorEastAsia" w:hAnsiTheme="majorHAnsi" w:cstheme="majorBidi"/>
      <w:color w:val="2F5496" w:themeColor="accent1" w:themeShade="BF"/>
      <w:kern w:val="0"/>
      <w:sz w:val="26"/>
      <w:szCs w:val="26"/>
      <w:lang w:bidi="he-IL"/>
      <w14:ligatures w14:val="none"/>
    </w:rPr>
  </w:style>
  <w:style w:type="paragraph" w:styleId="NoSpacing">
    <w:name w:val="No Spacing"/>
    <w:uiPriority w:val="1"/>
    <w:qFormat/>
    <w:rsid w:val="005338AA"/>
    <w:pPr>
      <w:bidi/>
      <w:spacing w:after="0" w:line="240" w:lineRule="auto"/>
    </w:pPr>
    <w:rPr>
      <w:rFonts w:ascii="Calibri" w:eastAsia="Times New Roman" w:hAnsi="Calibri" w:cs="Arial"/>
      <w:kern w:val="0"/>
      <w:lang w:bidi="he-IL"/>
      <w14:ligatures w14:val="none"/>
    </w:rPr>
  </w:style>
  <w:style w:type="character" w:styleId="Hyperlink">
    <w:name w:val="Hyperlink"/>
    <w:basedOn w:val="DefaultParagraphFont"/>
    <w:uiPriority w:val="99"/>
    <w:unhideWhenUsed/>
    <w:rsid w:val="005338AA"/>
    <w:rPr>
      <w:color w:val="0563C1" w:themeColor="hyperlink"/>
      <w:u w:val="single"/>
    </w:rPr>
  </w:style>
  <w:style w:type="character" w:styleId="HTMLCite">
    <w:name w:val="HTML Cite"/>
    <w:basedOn w:val="DefaultParagraphFont"/>
    <w:uiPriority w:val="99"/>
    <w:semiHidden/>
    <w:unhideWhenUsed/>
    <w:rsid w:val="005338AA"/>
    <w:rPr>
      <w:i/>
      <w:iCs/>
    </w:rPr>
  </w:style>
  <w:style w:type="character" w:styleId="FollowedHyperlink">
    <w:name w:val="FollowedHyperlink"/>
    <w:basedOn w:val="DefaultParagraphFont"/>
    <w:uiPriority w:val="99"/>
    <w:semiHidden/>
    <w:unhideWhenUsed/>
    <w:rsid w:val="005338AA"/>
    <w:rPr>
      <w:color w:val="954F72" w:themeColor="followedHyperlink"/>
      <w:u w:val="single"/>
    </w:rPr>
  </w:style>
  <w:style w:type="character" w:styleId="PlaceholderText">
    <w:name w:val="Placeholder Text"/>
    <w:basedOn w:val="DefaultParagraphFont"/>
    <w:uiPriority w:val="99"/>
    <w:semiHidden/>
    <w:rsid w:val="005338AA"/>
    <w:rPr>
      <w:color w:val="808080"/>
    </w:rPr>
  </w:style>
  <w:style w:type="paragraph" w:styleId="TOC2">
    <w:name w:val="toc 2"/>
    <w:basedOn w:val="Normal"/>
    <w:next w:val="Normal"/>
    <w:autoRedefine/>
    <w:uiPriority w:val="39"/>
    <w:semiHidden/>
    <w:unhideWhenUsed/>
    <w:rsid w:val="005338AA"/>
    <w:pPr>
      <w:spacing w:after="100"/>
      <w:ind w:left="220"/>
    </w:pPr>
  </w:style>
  <w:style w:type="paragraph" w:styleId="ListParagraph">
    <w:name w:val="List Paragraph"/>
    <w:basedOn w:val="Normal"/>
    <w:uiPriority w:val="34"/>
    <w:qFormat/>
    <w:rsid w:val="005338AA"/>
    <w:pPr>
      <w:ind w:left="720"/>
      <w:contextualSpacing/>
    </w:pPr>
  </w:style>
  <w:style w:type="paragraph" w:styleId="Header">
    <w:name w:val="header"/>
    <w:basedOn w:val="Normal"/>
    <w:link w:val="HeaderChar"/>
    <w:uiPriority w:val="99"/>
    <w:unhideWhenUsed/>
    <w:rsid w:val="005338AA"/>
    <w:pPr>
      <w:tabs>
        <w:tab w:val="center" w:pos="4153"/>
        <w:tab w:val="right" w:pos="8306"/>
      </w:tabs>
      <w:spacing w:line="240" w:lineRule="auto"/>
    </w:pPr>
  </w:style>
  <w:style w:type="character" w:customStyle="1" w:styleId="HeaderChar">
    <w:name w:val="Header Char"/>
    <w:basedOn w:val="DefaultParagraphFont"/>
    <w:link w:val="Header"/>
    <w:uiPriority w:val="99"/>
    <w:rsid w:val="005338AA"/>
    <w:rPr>
      <w:rFonts w:ascii="Arial" w:eastAsia="Arial" w:hAnsi="Arial" w:cs="Arial"/>
      <w:color w:val="000000"/>
      <w:kern w:val="0"/>
      <w:lang w:bidi="he-IL"/>
      <w14:ligatures w14:val="none"/>
    </w:rPr>
  </w:style>
  <w:style w:type="paragraph" w:styleId="Footer">
    <w:name w:val="footer"/>
    <w:basedOn w:val="Normal"/>
    <w:link w:val="FooterChar"/>
    <w:uiPriority w:val="99"/>
    <w:unhideWhenUsed/>
    <w:rsid w:val="005338AA"/>
    <w:pPr>
      <w:tabs>
        <w:tab w:val="center" w:pos="4153"/>
        <w:tab w:val="right" w:pos="8306"/>
      </w:tabs>
      <w:spacing w:line="240" w:lineRule="auto"/>
    </w:pPr>
  </w:style>
  <w:style w:type="character" w:customStyle="1" w:styleId="FooterChar">
    <w:name w:val="Footer Char"/>
    <w:basedOn w:val="DefaultParagraphFont"/>
    <w:link w:val="Footer"/>
    <w:uiPriority w:val="99"/>
    <w:rsid w:val="005338AA"/>
    <w:rPr>
      <w:rFonts w:ascii="Arial" w:eastAsia="Arial" w:hAnsi="Arial" w:cs="Arial"/>
      <w:color w:val="000000"/>
      <w:kern w:val="0"/>
      <w:lang w:bidi="he-IL"/>
      <w14:ligatures w14:val="none"/>
    </w:rPr>
  </w:style>
  <w:style w:type="character" w:styleId="CommentReference">
    <w:name w:val="annotation reference"/>
    <w:basedOn w:val="DefaultParagraphFont"/>
    <w:uiPriority w:val="99"/>
    <w:semiHidden/>
    <w:unhideWhenUsed/>
    <w:rsid w:val="005338AA"/>
    <w:rPr>
      <w:sz w:val="16"/>
      <w:szCs w:val="16"/>
    </w:rPr>
  </w:style>
  <w:style w:type="paragraph" w:styleId="CommentText">
    <w:name w:val="annotation text"/>
    <w:basedOn w:val="Normal"/>
    <w:link w:val="CommentTextChar"/>
    <w:uiPriority w:val="99"/>
    <w:unhideWhenUsed/>
    <w:rsid w:val="005338AA"/>
    <w:pPr>
      <w:spacing w:line="240" w:lineRule="auto"/>
    </w:pPr>
    <w:rPr>
      <w:sz w:val="20"/>
      <w:szCs w:val="20"/>
    </w:rPr>
  </w:style>
  <w:style w:type="character" w:customStyle="1" w:styleId="CommentTextChar">
    <w:name w:val="Comment Text Char"/>
    <w:basedOn w:val="DefaultParagraphFont"/>
    <w:link w:val="CommentText"/>
    <w:uiPriority w:val="99"/>
    <w:rsid w:val="005338AA"/>
    <w:rPr>
      <w:rFonts w:ascii="Arial" w:eastAsia="Arial" w:hAnsi="Arial" w:cs="Arial"/>
      <w:color w:val="000000"/>
      <w:kern w:val="0"/>
      <w:sz w:val="20"/>
      <w:szCs w:val="20"/>
      <w:lang w:bidi="he-IL"/>
      <w14:ligatures w14:val="none"/>
    </w:rPr>
  </w:style>
  <w:style w:type="paragraph" w:styleId="BalloonText">
    <w:name w:val="Balloon Text"/>
    <w:basedOn w:val="Normal"/>
    <w:link w:val="BalloonTextChar"/>
    <w:uiPriority w:val="99"/>
    <w:semiHidden/>
    <w:unhideWhenUsed/>
    <w:rsid w:val="005338A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8AA"/>
    <w:rPr>
      <w:rFonts w:ascii="Segoe UI" w:eastAsia="Arial" w:hAnsi="Segoe UI" w:cs="Segoe UI"/>
      <w:color w:val="000000"/>
      <w:kern w:val="0"/>
      <w:sz w:val="18"/>
      <w:szCs w:val="18"/>
      <w:lang w:bidi="he-IL"/>
      <w14:ligatures w14:val="none"/>
    </w:rPr>
  </w:style>
  <w:style w:type="paragraph" w:styleId="CommentSubject">
    <w:name w:val="annotation subject"/>
    <w:basedOn w:val="CommentText"/>
    <w:next w:val="CommentText"/>
    <w:link w:val="CommentSubjectChar"/>
    <w:uiPriority w:val="99"/>
    <w:semiHidden/>
    <w:unhideWhenUsed/>
    <w:rsid w:val="005338AA"/>
    <w:rPr>
      <w:b/>
      <w:bCs/>
    </w:rPr>
  </w:style>
  <w:style w:type="character" w:customStyle="1" w:styleId="CommentSubjectChar">
    <w:name w:val="Comment Subject Char"/>
    <w:basedOn w:val="CommentTextChar"/>
    <w:link w:val="CommentSubject"/>
    <w:uiPriority w:val="99"/>
    <w:semiHidden/>
    <w:rsid w:val="005338AA"/>
    <w:rPr>
      <w:rFonts w:ascii="Arial" w:eastAsia="Arial" w:hAnsi="Arial" w:cs="Arial"/>
      <w:b/>
      <w:bCs/>
      <w:color w:val="000000"/>
      <w:kern w:val="0"/>
      <w:sz w:val="20"/>
      <w:szCs w:val="20"/>
      <w:lang w:bidi="he-IL"/>
      <w14:ligatures w14:val="none"/>
    </w:rPr>
  </w:style>
  <w:style w:type="paragraph" w:styleId="Revision">
    <w:name w:val="Revision"/>
    <w:hidden/>
    <w:uiPriority w:val="99"/>
    <w:semiHidden/>
    <w:rsid w:val="005338AA"/>
    <w:pPr>
      <w:spacing w:after="0" w:line="240" w:lineRule="auto"/>
    </w:pPr>
    <w:rPr>
      <w:rFonts w:ascii="Arial" w:eastAsia="Arial" w:hAnsi="Arial" w:cs="Arial"/>
      <w:color w:val="000000"/>
      <w:kern w:val="0"/>
      <w:lang w:bidi="he-IL"/>
      <w14:ligatures w14:val="none"/>
    </w:rPr>
  </w:style>
  <w:style w:type="paragraph" w:styleId="PlainText">
    <w:name w:val="Plain Text"/>
    <w:basedOn w:val="Normal"/>
    <w:link w:val="PlainTextChar"/>
    <w:rsid w:val="00AA3C9B"/>
    <w:pPr>
      <w:spacing w:line="240" w:lineRule="auto"/>
    </w:pPr>
    <w:rPr>
      <w:rFonts w:ascii="Courier New" w:eastAsia="MS Mincho" w:hAnsi="Courier New" w:cs="Courier New"/>
      <w:color w:val="auto"/>
      <w:sz w:val="20"/>
      <w:szCs w:val="20"/>
      <w:lang w:eastAsia="ja-JP"/>
    </w:rPr>
  </w:style>
  <w:style w:type="character" w:customStyle="1" w:styleId="PlainTextChar">
    <w:name w:val="Plain Text Char"/>
    <w:basedOn w:val="DefaultParagraphFont"/>
    <w:link w:val="PlainText"/>
    <w:rsid w:val="00AA3C9B"/>
    <w:rPr>
      <w:rFonts w:ascii="Courier New" w:eastAsia="MS Mincho" w:hAnsi="Courier New" w:cs="Courier New"/>
      <w:kern w:val="0"/>
      <w:sz w:val="20"/>
      <w:szCs w:val="20"/>
      <w:lang w:eastAsia="ja-JP" w:bidi="he-IL"/>
      <w14:ligatures w14:val="none"/>
    </w:rPr>
  </w:style>
  <w:style w:type="character" w:styleId="UnresolvedMention">
    <w:name w:val="Unresolved Mention"/>
    <w:basedOn w:val="DefaultParagraphFont"/>
    <w:uiPriority w:val="99"/>
    <w:semiHidden/>
    <w:unhideWhenUsed/>
    <w:rsid w:val="00BA677D"/>
    <w:rPr>
      <w:color w:val="605E5C"/>
      <w:shd w:val="clear" w:color="auto" w:fill="E1DFDD"/>
    </w:rPr>
  </w:style>
  <w:style w:type="character" w:customStyle="1" w:styleId="mi">
    <w:name w:val="mi"/>
    <w:basedOn w:val="DefaultParagraphFont"/>
    <w:rsid w:val="00EF0434"/>
  </w:style>
  <w:style w:type="character" w:customStyle="1" w:styleId="mo">
    <w:name w:val="mo"/>
    <w:basedOn w:val="DefaultParagraphFont"/>
    <w:rsid w:val="00EF0434"/>
  </w:style>
  <w:style w:type="character" w:customStyle="1" w:styleId="mtext">
    <w:name w:val="mtext"/>
    <w:basedOn w:val="DefaultParagraphFont"/>
    <w:rsid w:val="00EF0434"/>
  </w:style>
  <w:style w:type="character" w:customStyle="1" w:styleId="Heading3Char">
    <w:name w:val="Heading 3 Char"/>
    <w:basedOn w:val="DefaultParagraphFont"/>
    <w:link w:val="Heading3"/>
    <w:uiPriority w:val="9"/>
    <w:rsid w:val="00D8027A"/>
    <w:rPr>
      <w:rFonts w:asciiTheme="majorHAnsi" w:eastAsiaTheme="majorEastAsia" w:hAnsiTheme="majorHAnsi" w:cstheme="majorBidi"/>
      <w:color w:val="1F3763" w:themeColor="accent1" w:themeShade="7F"/>
      <w:kern w:val="0"/>
      <w:sz w:val="24"/>
      <w:szCs w:val="24"/>
      <w:lang w:bidi="he-IL"/>
      <w14:ligatures w14:val="none"/>
    </w:rPr>
  </w:style>
  <w:style w:type="paragraph" w:styleId="BodyText">
    <w:name w:val="Body Text"/>
    <w:basedOn w:val="Normal"/>
    <w:link w:val="BodyTextChar"/>
    <w:uiPriority w:val="1"/>
    <w:semiHidden/>
    <w:unhideWhenUsed/>
    <w:qFormat/>
    <w:rsid w:val="00D8027A"/>
    <w:pPr>
      <w:widowControl w:val="0"/>
      <w:autoSpaceDE w:val="0"/>
      <w:autoSpaceDN w:val="0"/>
      <w:spacing w:line="240" w:lineRule="auto"/>
    </w:pPr>
    <w:rPr>
      <w:rFonts w:ascii="Times New Roman" w:eastAsia="Times New Roman" w:hAnsi="Times New Roman" w:cs="Times New Roman"/>
      <w:color w:val="auto"/>
      <w:lang w:bidi="ar-SA"/>
    </w:rPr>
  </w:style>
  <w:style w:type="character" w:customStyle="1" w:styleId="BodyTextChar">
    <w:name w:val="Body Text Char"/>
    <w:basedOn w:val="DefaultParagraphFont"/>
    <w:link w:val="BodyText"/>
    <w:uiPriority w:val="1"/>
    <w:semiHidden/>
    <w:rsid w:val="00D8027A"/>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24429B"/>
  </w:style>
  <w:style w:type="paragraph" w:styleId="NormalWeb">
    <w:name w:val="Normal (Web)"/>
    <w:basedOn w:val="Normal"/>
    <w:uiPriority w:val="99"/>
    <w:unhideWhenUsed/>
    <w:rsid w:val="0024429B"/>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eGrid">
    <w:name w:val="Table Grid"/>
    <w:basedOn w:val="TableNormal"/>
    <w:uiPriority w:val="39"/>
    <w:rsid w:val="005B1753"/>
    <w:pPr>
      <w:spacing w:after="0" w:line="240" w:lineRule="auto"/>
    </w:pPr>
    <w:rPr>
      <w:kern w:val="0"/>
      <w:lang w:bidi="he-I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B1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5B1753"/>
    <w:rPr>
      <w:rFonts w:ascii="Courier New" w:eastAsia="Times New Roman" w:hAnsi="Courier New" w:cs="Courier New"/>
      <w:kern w:val="0"/>
      <w:sz w:val="20"/>
      <w:szCs w:val="20"/>
      <w:lang w:bidi="he-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647003">
      <w:bodyDiv w:val="1"/>
      <w:marLeft w:val="0"/>
      <w:marRight w:val="0"/>
      <w:marTop w:val="0"/>
      <w:marBottom w:val="0"/>
      <w:divBdr>
        <w:top w:val="none" w:sz="0" w:space="0" w:color="auto"/>
        <w:left w:val="none" w:sz="0" w:space="0" w:color="auto"/>
        <w:bottom w:val="none" w:sz="0" w:space="0" w:color="auto"/>
        <w:right w:val="none" w:sz="0" w:space="0" w:color="auto"/>
      </w:divBdr>
    </w:div>
    <w:div w:id="427703194">
      <w:bodyDiv w:val="1"/>
      <w:marLeft w:val="0"/>
      <w:marRight w:val="0"/>
      <w:marTop w:val="0"/>
      <w:marBottom w:val="0"/>
      <w:divBdr>
        <w:top w:val="none" w:sz="0" w:space="0" w:color="auto"/>
        <w:left w:val="none" w:sz="0" w:space="0" w:color="auto"/>
        <w:bottom w:val="none" w:sz="0" w:space="0" w:color="auto"/>
        <w:right w:val="none" w:sz="0" w:space="0" w:color="auto"/>
      </w:divBdr>
    </w:div>
    <w:div w:id="428625939">
      <w:bodyDiv w:val="1"/>
      <w:marLeft w:val="0"/>
      <w:marRight w:val="0"/>
      <w:marTop w:val="0"/>
      <w:marBottom w:val="0"/>
      <w:divBdr>
        <w:top w:val="none" w:sz="0" w:space="0" w:color="auto"/>
        <w:left w:val="none" w:sz="0" w:space="0" w:color="auto"/>
        <w:bottom w:val="none" w:sz="0" w:space="0" w:color="auto"/>
        <w:right w:val="none" w:sz="0" w:space="0" w:color="auto"/>
      </w:divBdr>
    </w:div>
    <w:div w:id="444352357">
      <w:bodyDiv w:val="1"/>
      <w:marLeft w:val="0"/>
      <w:marRight w:val="0"/>
      <w:marTop w:val="0"/>
      <w:marBottom w:val="0"/>
      <w:divBdr>
        <w:top w:val="none" w:sz="0" w:space="0" w:color="auto"/>
        <w:left w:val="none" w:sz="0" w:space="0" w:color="auto"/>
        <w:bottom w:val="none" w:sz="0" w:space="0" w:color="auto"/>
        <w:right w:val="none" w:sz="0" w:space="0" w:color="auto"/>
      </w:divBdr>
      <w:divsChild>
        <w:div w:id="716583263">
          <w:marLeft w:val="547"/>
          <w:marRight w:val="0"/>
          <w:marTop w:val="0"/>
          <w:marBottom w:val="0"/>
          <w:divBdr>
            <w:top w:val="none" w:sz="0" w:space="0" w:color="auto"/>
            <w:left w:val="none" w:sz="0" w:space="0" w:color="auto"/>
            <w:bottom w:val="none" w:sz="0" w:space="0" w:color="auto"/>
            <w:right w:val="none" w:sz="0" w:space="0" w:color="auto"/>
          </w:divBdr>
        </w:div>
      </w:divsChild>
    </w:div>
    <w:div w:id="461701902">
      <w:bodyDiv w:val="1"/>
      <w:marLeft w:val="0"/>
      <w:marRight w:val="0"/>
      <w:marTop w:val="0"/>
      <w:marBottom w:val="0"/>
      <w:divBdr>
        <w:top w:val="none" w:sz="0" w:space="0" w:color="auto"/>
        <w:left w:val="none" w:sz="0" w:space="0" w:color="auto"/>
        <w:bottom w:val="none" w:sz="0" w:space="0" w:color="auto"/>
        <w:right w:val="none" w:sz="0" w:space="0" w:color="auto"/>
      </w:divBdr>
    </w:div>
    <w:div w:id="536816195">
      <w:bodyDiv w:val="1"/>
      <w:marLeft w:val="0"/>
      <w:marRight w:val="0"/>
      <w:marTop w:val="0"/>
      <w:marBottom w:val="0"/>
      <w:divBdr>
        <w:top w:val="none" w:sz="0" w:space="0" w:color="auto"/>
        <w:left w:val="none" w:sz="0" w:space="0" w:color="auto"/>
        <w:bottom w:val="none" w:sz="0" w:space="0" w:color="auto"/>
        <w:right w:val="none" w:sz="0" w:space="0" w:color="auto"/>
      </w:divBdr>
    </w:div>
    <w:div w:id="585001116">
      <w:bodyDiv w:val="1"/>
      <w:marLeft w:val="0"/>
      <w:marRight w:val="0"/>
      <w:marTop w:val="0"/>
      <w:marBottom w:val="0"/>
      <w:divBdr>
        <w:top w:val="none" w:sz="0" w:space="0" w:color="auto"/>
        <w:left w:val="none" w:sz="0" w:space="0" w:color="auto"/>
        <w:bottom w:val="none" w:sz="0" w:space="0" w:color="auto"/>
        <w:right w:val="none" w:sz="0" w:space="0" w:color="auto"/>
      </w:divBdr>
    </w:div>
    <w:div w:id="590047892">
      <w:bodyDiv w:val="1"/>
      <w:marLeft w:val="0"/>
      <w:marRight w:val="0"/>
      <w:marTop w:val="0"/>
      <w:marBottom w:val="0"/>
      <w:divBdr>
        <w:top w:val="none" w:sz="0" w:space="0" w:color="auto"/>
        <w:left w:val="none" w:sz="0" w:space="0" w:color="auto"/>
        <w:bottom w:val="none" w:sz="0" w:space="0" w:color="auto"/>
        <w:right w:val="none" w:sz="0" w:space="0" w:color="auto"/>
      </w:divBdr>
      <w:divsChild>
        <w:div w:id="1986543571">
          <w:marLeft w:val="547"/>
          <w:marRight w:val="0"/>
          <w:marTop w:val="0"/>
          <w:marBottom w:val="0"/>
          <w:divBdr>
            <w:top w:val="none" w:sz="0" w:space="0" w:color="auto"/>
            <w:left w:val="none" w:sz="0" w:space="0" w:color="auto"/>
            <w:bottom w:val="none" w:sz="0" w:space="0" w:color="auto"/>
            <w:right w:val="none" w:sz="0" w:space="0" w:color="auto"/>
          </w:divBdr>
        </w:div>
      </w:divsChild>
    </w:div>
    <w:div w:id="877350490">
      <w:bodyDiv w:val="1"/>
      <w:marLeft w:val="0"/>
      <w:marRight w:val="0"/>
      <w:marTop w:val="0"/>
      <w:marBottom w:val="0"/>
      <w:divBdr>
        <w:top w:val="none" w:sz="0" w:space="0" w:color="auto"/>
        <w:left w:val="none" w:sz="0" w:space="0" w:color="auto"/>
        <w:bottom w:val="none" w:sz="0" w:space="0" w:color="auto"/>
        <w:right w:val="none" w:sz="0" w:space="0" w:color="auto"/>
      </w:divBdr>
    </w:div>
    <w:div w:id="1333491871">
      <w:bodyDiv w:val="1"/>
      <w:marLeft w:val="0"/>
      <w:marRight w:val="0"/>
      <w:marTop w:val="0"/>
      <w:marBottom w:val="0"/>
      <w:divBdr>
        <w:top w:val="none" w:sz="0" w:space="0" w:color="auto"/>
        <w:left w:val="none" w:sz="0" w:space="0" w:color="auto"/>
        <w:bottom w:val="none" w:sz="0" w:space="0" w:color="auto"/>
        <w:right w:val="none" w:sz="0" w:space="0" w:color="auto"/>
      </w:divBdr>
    </w:div>
    <w:div w:id="1382052025">
      <w:bodyDiv w:val="1"/>
      <w:marLeft w:val="0"/>
      <w:marRight w:val="0"/>
      <w:marTop w:val="0"/>
      <w:marBottom w:val="0"/>
      <w:divBdr>
        <w:top w:val="none" w:sz="0" w:space="0" w:color="auto"/>
        <w:left w:val="none" w:sz="0" w:space="0" w:color="auto"/>
        <w:bottom w:val="none" w:sz="0" w:space="0" w:color="auto"/>
        <w:right w:val="none" w:sz="0" w:space="0" w:color="auto"/>
      </w:divBdr>
      <w:divsChild>
        <w:div w:id="744842389">
          <w:marLeft w:val="547"/>
          <w:marRight w:val="0"/>
          <w:marTop w:val="0"/>
          <w:marBottom w:val="0"/>
          <w:divBdr>
            <w:top w:val="none" w:sz="0" w:space="0" w:color="auto"/>
            <w:left w:val="none" w:sz="0" w:space="0" w:color="auto"/>
            <w:bottom w:val="none" w:sz="0" w:space="0" w:color="auto"/>
            <w:right w:val="none" w:sz="0" w:space="0" w:color="auto"/>
          </w:divBdr>
        </w:div>
      </w:divsChild>
    </w:div>
    <w:div w:id="1583877997">
      <w:bodyDiv w:val="1"/>
      <w:marLeft w:val="0"/>
      <w:marRight w:val="0"/>
      <w:marTop w:val="0"/>
      <w:marBottom w:val="0"/>
      <w:divBdr>
        <w:top w:val="none" w:sz="0" w:space="0" w:color="auto"/>
        <w:left w:val="none" w:sz="0" w:space="0" w:color="auto"/>
        <w:bottom w:val="none" w:sz="0" w:space="0" w:color="auto"/>
        <w:right w:val="none" w:sz="0" w:space="0" w:color="auto"/>
      </w:divBdr>
    </w:div>
    <w:div w:id="1611619447">
      <w:bodyDiv w:val="1"/>
      <w:marLeft w:val="0"/>
      <w:marRight w:val="0"/>
      <w:marTop w:val="0"/>
      <w:marBottom w:val="0"/>
      <w:divBdr>
        <w:top w:val="none" w:sz="0" w:space="0" w:color="auto"/>
        <w:left w:val="none" w:sz="0" w:space="0" w:color="auto"/>
        <w:bottom w:val="none" w:sz="0" w:space="0" w:color="auto"/>
        <w:right w:val="none" w:sz="0" w:space="0" w:color="auto"/>
      </w:divBdr>
    </w:div>
    <w:div w:id="1695616443">
      <w:bodyDiv w:val="1"/>
      <w:marLeft w:val="0"/>
      <w:marRight w:val="0"/>
      <w:marTop w:val="0"/>
      <w:marBottom w:val="0"/>
      <w:divBdr>
        <w:top w:val="none" w:sz="0" w:space="0" w:color="auto"/>
        <w:left w:val="none" w:sz="0" w:space="0" w:color="auto"/>
        <w:bottom w:val="none" w:sz="0" w:space="0" w:color="auto"/>
        <w:right w:val="none" w:sz="0" w:space="0" w:color="auto"/>
      </w:divBdr>
      <w:divsChild>
        <w:div w:id="259264732">
          <w:marLeft w:val="547"/>
          <w:marRight w:val="0"/>
          <w:marTop w:val="0"/>
          <w:marBottom w:val="0"/>
          <w:divBdr>
            <w:top w:val="none" w:sz="0" w:space="0" w:color="auto"/>
            <w:left w:val="none" w:sz="0" w:space="0" w:color="auto"/>
            <w:bottom w:val="none" w:sz="0" w:space="0" w:color="auto"/>
            <w:right w:val="none" w:sz="0" w:space="0" w:color="auto"/>
          </w:divBdr>
        </w:div>
      </w:divsChild>
    </w:div>
    <w:div w:id="1706632494">
      <w:bodyDiv w:val="1"/>
      <w:marLeft w:val="0"/>
      <w:marRight w:val="0"/>
      <w:marTop w:val="0"/>
      <w:marBottom w:val="0"/>
      <w:divBdr>
        <w:top w:val="none" w:sz="0" w:space="0" w:color="auto"/>
        <w:left w:val="none" w:sz="0" w:space="0" w:color="auto"/>
        <w:bottom w:val="none" w:sz="0" w:space="0" w:color="auto"/>
        <w:right w:val="none" w:sz="0" w:space="0" w:color="auto"/>
      </w:divBdr>
    </w:div>
    <w:div w:id="208648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Colors" Target="diagrams/colors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A4C880-262D-4C76-A327-9CB2D488D0B7}" type="doc">
      <dgm:prSet loTypeId="urn:microsoft.com/office/officeart/2005/8/layout/process4" loCatId="process" qsTypeId="urn:microsoft.com/office/officeart/2005/8/quickstyle/simple2" qsCatId="simple" csTypeId="urn:microsoft.com/office/officeart/2005/8/colors/accent0_1" csCatId="mainScheme" phldr="1"/>
      <dgm:spPr/>
      <dgm:t>
        <a:bodyPr/>
        <a:lstStyle/>
        <a:p>
          <a:pPr rtl="1"/>
          <a:endParaRPr lang="he-IL"/>
        </a:p>
      </dgm:t>
    </dgm:pt>
    <dgm:pt modelId="{A0FCA29E-FC8F-4D06-AFC7-82E60564EAAE}">
      <dgm:prSet phldrT="[טקסט]" custT="1"/>
      <dgm:spPr>
        <a:solidFill>
          <a:schemeClr val="accent6">
            <a:lumMod val="20000"/>
            <a:lumOff val="80000"/>
          </a:schemeClr>
        </a:solidFill>
      </dgm:spPr>
      <dgm:t>
        <a:bodyPr/>
        <a:lstStyle/>
        <a:p>
          <a:pPr rtl="0"/>
          <a:r>
            <a:rPr lang="en-US" sz="1200" b="0" i="0">
              <a:latin typeface="Times New Roman" panose="02020603050405020304" pitchFamily="18" charset="0"/>
              <a:cs typeface="Times New Roman" panose="02020603050405020304" pitchFamily="18" charset="0"/>
            </a:rPr>
            <a:t>Reduce redundancy in protein sequences</a:t>
          </a:r>
          <a:endParaRPr lang="he-IL" sz="1200">
            <a:latin typeface="Times New Roman" panose="02020603050405020304" pitchFamily="18" charset="0"/>
            <a:cs typeface="Times New Roman" panose="02020603050405020304" pitchFamily="18" charset="0"/>
          </a:endParaRPr>
        </a:p>
      </dgm:t>
    </dgm:pt>
    <dgm:pt modelId="{77F0DF6B-D977-44F7-9636-7E9B5F4BAF14}" type="sibTrans" cxnId="{8CC6105E-E5A5-401B-8716-CF3FA8440290}">
      <dgm:prSet custT="1"/>
      <dgm:spPr/>
      <dgm:t>
        <a:bodyPr/>
        <a:lstStyle/>
        <a:p>
          <a:pPr rtl="0"/>
          <a:endParaRPr lang="he-IL" sz="1200">
            <a:latin typeface="Times New Roman" panose="02020603050405020304" pitchFamily="18" charset="0"/>
            <a:cs typeface="Times New Roman" panose="02020603050405020304" pitchFamily="18" charset="0"/>
          </a:endParaRPr>
        </a:p>
      </dgm:t>
    </dgm:pt>
    <dgm:pt modelId="{E659544A-23AB-4239-B49A-5AD8F94EF4E0}" type="parTrans" cxnId="{8CC6105E-E5A5-401B-8716-CF3FA8440290}">
      <dgm:prSet/>
      <dgm:spPr/>
      <dgm:t>
        <a:bodyPr/>
        <a:lstStyle/>
        <a:p>
          <a:pPr rtl="0"/>
          <a:endParaRPr lang="he-IL" sz="1200">
            <a:latin typeface="Times New Roman" panose="02020603050405020304" pitchFamily="18" charset="0"/>
            <a:cs typeface="Times New Roman" panose="02020603050405020304" pitchFamily="18" charset="0"/>
          </a:endParaRPr>
        </a:p>
      </dgm:t>
    </dgm:pt>
    <dgm:pt modelId="{B2DD0C53-20B9-4B94-B5FF-39CB029405B6}">
      <dgm:prSet phldrT="[טקסט]" custT="1"/>
      <dgm:spPr>
        <a:solidFill>
          <a:schemeClr val="accent6">
            <a:lumMod val="20000"/>
            <a:lumOff val="80000"/>
          </a:schemeClr>
        </a:solidFill>
      </dgm:spPr>
      <dgm:t>
        <a:bodyPr/>
        <a:lstStyle/>
        <a:p>
          <a:pPr rtl="0"/>
          <a:r>
            <a:rPr lang="en-US" sz="1200" b="0" i="0">
              <a:latin typeface="Times New Roman" panose="02020603050405020304" pitchFamily="18" charset="0"/>
              <a:cs typeface="Times New Roman" panose="02020603050405020304" pitchFamily="18" charset="0"/>
            </a:rPr>
            <a:t>Fragment the protein sequences into smaller subsequences</a:t>
          </a:r>
          <a:endParaRPr lang="he-IL" sz="1200">
            <a:latin typeface="Times New Roman" panose="02020603050405020304" pitchFamily="18" charset="0"/>
            <a:cs typeface="Times New Roman" panose="02020603050405020304" pitchFamily="18" charset="0"/>
          </a:endParaRPr>
        </a:p>
      </dgm:t>
    </dgm:pt>
    <dgm:pt modelId="{8C0CCF9E-1FBE-46E3-9A11-89E64BA96885}" type="sibTrans" cxnId="{47C5D10E-3F98-437E-AEBB-AD7CAB937647}">
      <dgm:prSet custT="1"/>
      <dgm:spPr/>
      <dgm:t>
        <a:bodyPr/>
        <a:lstStyle/>
        <a:p>
          <a:pPr rtl="0"/>
          <a:endParaRPr lang="he-IL" sz="1200">
            <a:latin typeface="Times New Roman" panose="02020603050405020304" pitchFamily="18" charset="0"/>
            <a:cs typeface="Times New Roman" panose="02020603050405020304" pitchFamily="18" charset="0"/>
          </a:endParaRPr>
        </a:p>
      </dgm:t>
    </dgm:pt>
    <dgm:pt modelId="{E5B5D825-1945-44AA-B239-235C5747B4DD}" type="parTrans" cxnId="{47C5D10E-3F98-437E-AEBB-AD7CAB937647}">
      <dgm:prSet/>
      <dgm:spPr/>
      <dgm:t>
        <a:bodyPr/>
        <a:lstStyle/>
        <a:p>
          <a:pPr rtl="0"/>
          <a:endParaRPr lang="he-IL" sz="1200">
            <a:latin typeface="Times New Roman" panose="02020603050405020304" pitchFamily="18" charset="0"/>
            <a:cs typeface="Times New Roman" panose="02020603050405020304" pitchFamily="18" charset="0"/>
          </a:endParaRPr>
        </a:p>
      </dgm:t>
    </dgm:pt>
    <dgm:pt modelId="{E9B28089-E3B2-4C6B-8F81-F47397E4A7CA}">
      <dgm:prSet phldrT="[טקסט]" custT="1"/>
      <dgm:spPr>
        <a:solidFill>
          <a:schemeClr val="accent6">
            <a:lumMod val="20000"/>
            <a:lumOff val="80000"/>
          </a:schemeClr>
        </a:solidFill>
      </dgm:spPr>
      <dgm:t>
        <a:bodyPr/>
        <a:lstStyle/>
        <a:p>
          <a:pPr rtl="0"/>
          <a:r>
            <a:rPr lang="en-US" sz="1200" b="0" i="0">
              <a:latin typeface="Times New Roman" panose="02020603050405020304" pitchFamily="18" charset="0"/>
              <a:cs typeface="Times New Roman" panose="02020603050405020304" pitchFamily="18" charset="0"/>
            </a:rPr>
            <a:t>Define a threshold for sequence similarity</a:t>
          </a:r>
          <a:endParaRPr lang="he-IL" sz="1200">
            <a:latin typeface="Times New Roman" panose="02020603050405020304" pitchFamily="18" charset="0"/>
            <a:cs typeface="Times New Roman" panose="02020603050405020304" pitchFamily="18" charset="0"/>
          </a:endParaRPr>
        </a:p>
      </dgm:t>
    </dgm:pt>
    <dgm:pt modelId="{48D637F6-CC8B-4A2F-A1BC-190A3A95242E}" type="sibTrans" cxnId="{7D5E6199-4427-4A94-A303-426F3FA7762E}">
      <dgm:prSet custT="1"/>
      <dgm:spPr/>
      <dgm:t>
        <a:bodyPr/>
        <a:lstStyle/>
        <a:p>
          <a:pPr rtl="0"/>
          <a:endParaRPr lang="he-IL" sz="1200">
            <a:latin typeface="Times New Roman" panose="02020603050405020304" pitchFamily="18" charset="0"/>
            <a:cs typeface="Times New Roman" panose="02020603050405020304" pitchFamily="18" charset="0"/>
          </a:endParaRPr>
        </a:p>
      </dgm:t>
    </dgm:pt>
    <dgm:pt modelId="{F9838C4F-BC89-4A28-983B-F0F02B761782}" type="parTrans" cxnId="{7D5E6199-4427-4A94-A303-426F3FA7762E}">
      <dgm:prSet/>
      <dgm:spPr/>
      <dgm:t>
        <a:bodyPr/>
        <a:lstStyle/>
        <a:p>
          <a:pPr rtl="0"/>
          <a:endParaRPr lang="he-IL" sz="1200">
            <a:latin typeface="Times New Roman" panose="02020603050405020304" pitchFamily="18" charset="0"/>
            <a:cs typeface="Times New Roman" panose="02020603050405020304" pitchFamily="18" charset="0"/>
          </a:endParaRPr>
        </a:p>
      </dgm:t>
    </dgm:pt>
    <dgm:pt modelId="{8E681CF0-7C7F-4087-B1B5-F06EAE2F9074}">
      <dgm:prSet phldrT="[טקסט]" custT="1"/>
      <dgm:spPr>
        <a:solidFill>
          <a:schemeClr val="accent6">
            <a:lumMod val="40000"/>
            <a:lumOff val="60000"/>
          </a:schemeClr>
        </a:solidFill>
      </dgm:spPr>
      <dgm:t>
        <a:bodyPr/>
        <a:lstStyle/>
        <a:p>
          <a:pPr rtl="0"/>
          <a:r>
            <a:rPr lang="en-US" sz="1200" b="0" i="0">
              <a:latin typeface="Times New Roman" panose="02020603050405020304" pitchFamily="18" charset="0"/>
              <a:cs typeface="Times New Roman" panose="02020603050405020304" pitchFamily="18" charset="0"/>
            </a:rPr>
            <a:t>Hamming distance to filter out sequences</a:t>
          </a:r>
          <a:endParaRPr lang="he-IL" sz="1200">
            <a:latin typeface="Times New Roman" panose="02020603050405020304" pitchFamily="18" charset="0"/>
            <a:cs typeface="Times New Roman" panose="02020603050405020304" pitchFamily="18" charset="0"/>
          </a:endParaRPr>
        </a:p>
      </dgm:t>
    </dgm:pt>
    <dgm:pt modelId="{32937F90-714B-4066-9AC3-B9435368F15C}" type="sibTrans" cxnId="{C2856FF5-0EAB-441B-800F-891F8404ECA7}">
      <dgm:prSet custT="1"/>
      <dgm:spPr/>
      <dgm:t>
        <a:bodyPr/>
        <a:lstStyle/>
        <a:p>
          <a:pPr rtl="0"/>
          <a:endParaRPr lang="he-IL" sz="1200">
            <a:latin typeface="Times New Roman" panose="02020603050405020304" pitchFamily="18" charset="0"/>
            <a:cs typeface="Times New Roman" panose="02020603050405020304" pitchFamily="18" charset="0"/>
          </a:endParaRPr>
        </a:p>
      </dgm:t>
    </dgm:pt>
    <dgm:pt modelId="{247C7560-03E4-4CA4-82A0-9F53118B1BC7}" type="parTrans" cxnId="{C2856FF5-0EAB-441B-800F-891F8404ECA7}">
      <dgm:prSet/>
      <dgm:spPr/>
      <dgm:t>
        <a:bodyPr/>
        <a:lstStyle/>
        <a:p>
          <a:pPr rtl="0"/>
          <a:endParaRPr lang="he-IL" sz="1200">
            <a:latin typeface="Times New Roman" panose="02020603050405020304" pitchFamily="18" charset="0"/>
            <a:cs typeface="Times New Roman" panose="02020603050405020304" pitchFamily="18" charset="0"/>
          </a:endParaRPr>
        </a:p>
      </dgm:t>
    </dgm:pt>
    <dgm:pt modelId="{1FA3CC4C-A13B-411E-8044-FC3DD34D4AF4}">
      <dgm:prSet phldrT="[טקסט]" custT="1"/>
      <dgm:spPr>
        <a:solidFill>
          <a:schemeClr val="accent6">
            <a:lumMod val="20000"/>
            <a:lumOff val="80000"/>
          </a:schemeClr>
        </a:solidFill>
      </dgm:spPr>
      <dgm:t>
        <a:bodyPr/>
        <a:lstStyle/>
        <a:p>
          <a:pPr rtl="0"/>
          <a:r>
            <a:rPr lang="en-US" sz="1100" b="0" i="0">
              <a:latin typeface="Times New Roman" panose="02020603050405020304" pitchFamily="18" charset="0"/>
              <a:cs typeface="Times New Roman" panose="02020603050405020304" pitchFamily="18" charset="0"/>
            </a:rPr>
            <a:t>Obtain Protein Data Bank </a:t>
          </a:r>
          <a:endParaRPr lang="he-IL" sz="1100">
            <a:latin typeface="Times New Roman" panose="02020603050405020304" pitchFamily="18" charset="0"/>
            <a:cs typeface="Times New Roman" panose="02020603050405020304" pitchFamily="18" charset="0"/>
          </a:endParaRPr>
        </a:p>
      </dgm:t>
    </dgm:pt>
    <dgm:pt modelId="{913BCC05-B77E-4554-9DE9-BA4FC4B47246}" type="sibTrans" cxnId="{A2397FB7-400C-4E08-853B-70278151EF7E}">
      <dgm:prSet custT="1"/>
      <dgm:spPr/>
      <dgm:t>
        <a:bodyPr/>
        <a:lstStyle/>
        <a:p>
          <a:pPr rtl="0"/>
          <a:endParaRPr lang="he-IL" sz="1200">
            <a:latin typeface="Times New Roman" panose="02020603050405020304" pitchFamily="18" charset="0"/>
            <a:cs typeface="Times New Roman" panose="02020603050405020304" pitchFamily="18" charset="0"/>
          </a:endParaRPr>
        </a:p>
      </dgm:t>
    </dgm:pt>
    <dgm:pt modelId="{06B0C93D-5269-4BB9-8FF0-33E4A487EF77}" type="parTrans" cxnId="{A2397FB7-400C-4E08-853B-70278151EF7E}">
      <dgm:prSet/>
      <dgm:spPr/>
      <dgm:t>
        <a:bodyPr/>
        <a:lstStyle/>
        <a:p>
          <a:pPr rtl="0"/>
          <a:endParaRPr lang="he-IL" sz="1200">
            <a:latin typeface="Times New Roman" panose="02020603050405020304" pitchFamily="18" charset="0"/>
            <a:cs typeface="Times New Roman" panose="02020603050405020304" pitchFamily="18" charset="0"/>
          </a:endParaRPr>
        </a:p>
      </dgm:t>
    </dgm:pt>
    <dgm:pt modelId="{11CE99D0-EEC9-46CB-8489-C80CBD04F1BC}">
      <dgm:prSet phldrT="[טקסט]" custT="1"/>
      <dgm:spPr>
        <a:solidFill>
          <a:schemeClr val="accent6">
            <a:lumMod val="40000"/>
            <a:lumOff val="60000"/>
          </a:schemeClr>
        </a:solidFill>
      </dgm:spPr>
      <dgm:t>
        <a:bodyPr/>
        <a:lstStyle/>
        <a:p>
          <a:pPr rtl="0"/>
          <a:r>
            <a:rPr lang="en-US" sz="1200" b="0" i="0">
              <a:latin typeface="Times New Roman" panose="02020603050405020304" pitchFamily="18" charset="0"/>
              <a:cs typeface="Times New Roman" panose="02020603050405020304" pitchFamily="18" charset="0"/>
            </a:rPr>
            <a:t>Create a data structure to compare all fragments</a:t>
          </a:r>
          <a:endParaRPr lang="he-IL" sz="1200">
            <a:latin typeface="Times New Roman" panose="02020603050405020304" pitchFamily="18" charset="0"/>
            <a:cs typeface="Times New Roman" panose="02020603050405020304" pitchFamily="18" charset="0"/>
          </a:endParaRPr>
        </a:p>
      </dgm:t>
    </dgm:pt>
    <dgm:pt modelId="{B1EC56BC-0D30-48FE-8686-E93865B315BB}" type="parTrans" cxnId="{B0ADE79E-6C6C-42D4-ADE2-A86B8C9028F3}">
      <dgm:prSet/>
      <dgm:spPr/>
      <dgm:t>
        <a:bodyPr/>
        <a:lstStyle/>
        <a:p>
          <a:pPr rtl="1"/>
          <a:endParaRPr lang="he-IL"/>
        </a:p>
      </dgm:t>
    </dgm:pt>
    <dgm:pt modelId="{AE6BE4CF-7258-48BD-BA13-AA68EDBD2FD9}" type="sibTrans" cxnId="{B0ADE79E-6C6C-42D4-ADE2-A86B8C9028F3}">
      <dgm:prSet/>
      <dgm:spPr/>
      <dgm:t>
        <a:bodyPr/>
        <a:lstStyle/>
        <a:p>
          <a:pPr rtl="1"/>
          <a:endParaRPr lang="he-IL"/>
        </a:p>
      </dgm:t>
    </dgm:pt>
    <dgm:pt modelId="{518B7A1C-3AFA-4230-A290-2BD984519A9A}">
      <dgm:prSet phldrT="[טקסט]" custT="1"/>
      <dgm:spPr>
        <a:solidFill>
          <a:schemeClr val="accent6">
            <a:lumMod val="40000"/>
            <a:lumOff val="60000"/>
          </a:schemeClr>
        </a:solidFill>
      </dgm:spPr>
      <dgm:t>
        <a:bodyPr/>
        <a:lstStyle/>
        <a:p>
          <a:pPr rtl="0"/>
          <a:r>
            <a:rPr lang="en-US" sz="1200" b="0" i="0">
              <a:latin typeface="Times New Roman" panose="02020603050405020304" pitchFamily="18" charset="0"/>
              <a:cs typeface="Times New Roman" panose="02020603050405020304" pitchFamily="18" charset="0"/>
            </a:rPr>
            <a:t>Define a weight function</a:t>
          </a:r>
          <a:endParaRPr lang="he-IL" sz="1200">
            <a:latin typeface="Times New Roman" panose="02020603050405020304" pitchFamily="18" charset="0"/>
            <a:cs typeface="Times New Roman" panose="02020603050405020304" pitchFamily="18" charset="0"/>
          </a:endParaRPr>
        </a:p>
      </dgm:t>
    </dgm:pt>
    <dgm:pt modelId="{ED1F0A54-2501-4E2A-A2A9-4E281BE663B1}" type="parTrans" cxnId="{C54A0938-BEE4-4BA1-A7AA-EAD5878EAC6A}">
      <dgm:prSet/>
      <dgm:spPr/>
      <dgm:t>
        <a:bodyPr/>
        <a:lstStyle/>
        <a:p>
          <a:pPr rtl="1"/>
          <a:endParaRPr lang="he-IL"/>
        </a:p>
      </dgm:t>
    </dgm:pt>
    <dgm:pt modelId="{3DBF22A7-D2ED-469B-93DD-30E2A5953F01}" type="sibTrans" cxnId="{C54A0938-BEE4-4BA1-A7AA-EAD5878EAC6A}">
      <dgm:prSet/>
      <dgm:spPr/>
      <dgm:t>
        <a:bodyPr/>
        <a:lstStyle/>
        <a:p>
          <a:pPr rtl="1"/>
          <a:endParaRPr lang="he-IL"/>
        </a:p>
      </dgm:t>
    </dgm:pt>
    <dgm:pt modelId="{7471523B-73D6-4E1A-BBD2-C9E162A14BAC}">
      <dgm:prSet phldrT="[טקסט]" custT="1"/>
      <dgm:spPr>
        <a:solidFill>
          <a:schemeClr val="accent6">
            <a:lumMod val="40000"/>
            <a:lumOff val="60000"/>
          </a:schemeClr>
        </a:solidFill>
        <a:ln cap="flat"/>
      </dgm:spPr>
      <dgm:t>
        <a:bodyPr/>
        <a:lstStyle/>
        <a:p>
          <a:pPr rtl="0"/>
          <a:r>
            <a:rPr lang="en-US" sz="1200" b="0" i="0">
              <a:latin typeface="Times New Roman" panose="02020603050405020304" pitchFamily="18" charset="0"/>
              <a:cs typeface="Times New Roman" panose="02020603050405020304" pitchFamily="18" charset="0"/>
            </a:rPr>
            <a:t>Calculate RMSD for suitable paor fragments</a:t>
          </a:r>
          <a:endParaRPr lang="he-IL" sz="1200">
            <a:latin typeface="Times New Roman" panose="02020603050405020304" pitchFamily="18" charset="0"/>
            <a:cs typeface="Times New Roman" panose="02020603050405020304" pitchFamily="18" charset="0"/>
          </a:endParaRPr>
        </a:p>
      </dgm:t>
    </dgm:pt>
    <dgm:pt modelId="{BD20B9DA-784B-4823-8347-0AC4E635A3A4}" type="parTrans" cxnId="{07CEA9A8-5216-4AC9-AED0-0C75A8642CBD}">
      <dgm:prSet/>
      <dgm:spPr/>
      <dgm:t>
        <a:bodyPr/>
        <a:lstStyle/>
        <a:p>
          <a:pPr rtl="1"/>
          <a:endParaRPr lang="he-IL"/>
        </a:p>
      </dgm:t>
    </dgm:pt>
    <dgm:pt modelId="{2500EFC7-A5B8-4BDB-977E-D7A062305F55}" type="sibTrans" cxnId="{07CEA9A8-5216-4AC9-AED0-0C75A8642CBD}">
      <dgm:prSet/>
      <dgm:spPr/>
      <dgm:t>
        <a:bodyPr/>
        <a:lstStyle/>
        <a:p>
          <a:pPr rtl="1"/>
          <a:endParaRPr lang="he-IL"/>
        </a:p>
      </dgm:t>
    </dgm:pt>
    <dgm:pt modelId="{613D5DE5-E913-4DD6-A2E6-4B6A43C9B31D}">
      <dgm:prSet/>
      <dgm:spPr>
        <a:solidFill>
          <a:schemeClr val="bg1"/>
        </a:solidFill>
        <a:ln>
          <a:solidFill>
            <a:schemeClr val="bg1"/>
          </a:solidFill>
        </a:ln>
      </dgm:spPr>
      <dgm:t>
        <a:bodyPr/>
        <a:lstStyle/>
        <a:p>
          <a:pPr rtl="1"/>
          <a:endParaRPr lang="he-IL"/>
        </a:p>
      </dgm:t>
    </dgm:pt>
    <dgm:pt modelId="{7B3BAA3E-A19C-4765-BED2-88813A93273D}" type="sibTrans" cxnId="{585D8E8D-B96C-4EC2-8437-F2927C97AE01}">
      <dgm:prSet/>
      <dgm:spPr/>
      <dgm:t>
        <a:bodyPr/>
        <a:lstStyle/>
        <a:p>
          <a:pPr rtl="1"/>
          <a:endParaRPr lang="he-IL"/>
        </a:p>
      </dgm:t>
    </dgm:pt>
    <dgm:pt modelId="{6B13EE85-7AE4-4C08-B510-2523286ACC10}" type="parTrans" cxnId="{585D8E8D-B96C-4EC2-8437-F2927C97AE01}">
      <dgm:prSet/>
      <dgm:spPr/>
      <dgm:t>
        <a:bodyPr/>
        <a:lstStyle/>
        <a:p>
          <a:pPr rtl="1"/>
          <a:endParaRPr lang="he-IL"/>
        </a:p>
      </dgm:t>
    </dgm:pt>
    <dgm:pt modelId="{49641BBF-58FE-4B6D-8CF0-59F9EFCC8432}">
      <dgm:prSet phldrT="[טקסט]" custT="1"/>
      <dgm:spPr>
        <a:solidFill>
          <a:schemeClr val="accent6">
            <a:lumMod val="40000"/>
            <a:lumOff val="60000"/>
          </a:schemeClr>
        </a:solidFill>
      </dgm:spPr>
      <dgm:t>
        <a:bodyPr/>
        <a:lstStyle/>
        <a:p>
          <a:pPr rtl="0"/>
          <a:r>
            <a:rPr lang="en-US" sz="1200">
              <a:latin typeface="Times New Roman" panose="02020603050405020304" pitchFamily="18" charset="0"/>
              <a:cs typeface="Times New Roman" panose="02020603050405020304" pitchFamily="18" charset="0"/>
            </a:rPr>
            <a:t>Calculate RMSD for each suitable pair of fragments</a:t>
          </a:r>
          <a:endParaRPr lang="he-IL" sz="1200">
            <a:latin typeface="Times New Roman" panose="02020603050405020304" pitchFamily="18" charset="0"/>
            <a:cs typeface="Times New Roman" panose="02020603050405020304" pitchFamily="18" charset="0"/>
          </a:endParaRPr>
        </a:p>
      </dgm:t>
    </dgm:pt>
    <dgm:pt modelId="{61679133-42E7-48D1-8FBF-3C08423E5D77}" type="parTrans" cxnId="{31F47697-FFF9-413B-AF76-028E6C0CED09}">
      <dgm:prSet/>
      <dgm:spPr/>
      <dgm:t>
        <a:bodyPr/>
        <a:lstStyle/>
        <a:p>
          <a:pPr rtl="1"/>
          <a:endParaRPr lang="he-IL"/>
        </a:p>
      </dgm:t>
    </dgm:pt>
    <dgm:pt modelId="{4D503366-1A71-42AC-BCD2-EEB7CE2317E9}" type="sibTrans" cxnId="{31F47697-FFF9-413B-AF76-028E6C0CED09}">
      <dgm:prSet/>
      <dgm:spPr/>
      <dgm:t>
        <a:bodyPr/>
        <a:lstStyle/>
        <a:p>
          <a:pPr rtl="1"/>
          <a:endParaRPr lang="he-IL"/>
        </a:p>
      </dgm:t>
    </dgm:pt>
    <dgm:pt modelId="{6278CC84-BE17-433C-99FC-7133415B9084}">
      <dgm:prSet phldrT="[טקסט]" custT="1"/>
      <dgm:spPr>
        <a:solidFill>
          <a:schemeClr val="accent6">
            <a:lumMod val="40000"/>
            <a:lumOff val="60000"/>
          </a:schemeClr>
        </a:solidFill>
      </dgm:spPr>
      <dgm:t>
        <a:bodyPr/>
        <a:lstStyle/>
        <a:p>
          <a:pPr rtl="0"/>
          <a:r>
            <a:rPr lang="en-US" sz="1200" b="0" i="0">
              <a:latin typeface="Times New Roman" panose="02020603050405020304" pitchFamily="18" charset="0"/>
              <a:cs typeface="Times New Roman" panose="02020603050405020304" pitchFamily="18" charset="0"/>
            </a:rPr>
            <a:t>Compare the results of the weight function with the RMSD values</a:t>
          </a:r>
          <a:endParaRPr lang="he-IL" sz="1200">
            <a:latin typeface="Times New Roman" panose="02020603050405020304" pitchFamily="18" charset="0"/>
            <a:cs typeface="Times New Roman" panose="02020603050405020304" pitchFamily="18" charset="0"/>
          </a:endParaRPr>
        </a:p>
      </dgm:t>
    </dgm:pt>
    <dgm:pt modelId="{2529366A-A2D2-41AA-8285-9DF635B6387F}" type="parTrans" cxnId="{C48B86E3-0803-4654-86A8-87A54DBFDBC7}">
      <dgm:prSet/>
      <dgm:spPr/>
      <dgm:t>
        <a:bodyPr/>
        <a:lstStyle/>
        <a:p>
          <a:pPr rtl="1"/>
          <a:endParaRPr lang="he-IL"/>
        </a:p>
      </dgm:t>
    </dgm:pt>
    <dgm:pt modelId="{123D9F2A-FCA5-4748-AA12-9EA113589636}" type="sibTrans" cxnId="{C48B86E3-0803-4654-86A8-87A54DBFDBC7}">
      <dgm:prSet/>
      <dgm:spPr/>
      <dgm:t>
        <a:bodyPr/>
        <a:lstStyle/>
        <a:p>
          <a:pPr rtl="1"/>
          <a:endParaRPr lang="he-IL"/>
        </a:p>
      </dgm:t>
    </dgm:pt>
    <dgm:pt modelId="{FB58AABB-ED91-48E7-95CA-931A3A6C11F0}">
      <dgm:prSet phldrT="[טקסט]" custT="1"/>
      <dgm:spPr>
        <a:solidFill>
          <a:schemeClr val="accent6">
            <a:lumMod val="40000"/>
            <a:lumOff val="60000"/>
          </a:schemeClr>
        </a:solidFill>
      </dgm:spPr>
      <dgm:t>
        <a:bodyPr/>
        <a:lstStyle/>
        <a:p>
          <a:pPr rtl="0"/>
          <a:r>
            <a:rPr lang="en-US" sz="1200">
              <a:latin typeface="Times New Roman" panose="02020603050405020304" pitchFamily="18" charset="0"/>
              <a:cs typeface="Times New Roman" panose="02020603050405020304" pitchFamily="18" charset="0"/>
            </a:rPr>
            <a:t>Remove </a:t>
          </a:r>
          <a:r>
            <a:rPr lang="en-US" sz="1200" b="0" i="0">
              <a:latin typeface="Times New Roman" panose="02020603050405020304" pitchFamily="18" charset="0"/>
              <a:cs typeface="Times New Roman" panose="02020603050405020304" pitchFamily="18" charset="0"/>
            </a:rPr>
            <a:t>deviations</a:t>
          </a:r>
          <a:endParaRPr lang="he-IL" sz="1200">
            <a:latin typeface="Times New Roman" panose="02020603050405020304" pitchFamily="18" charset="0"/>
            <a:cs typeface="Times New Roman" panose="02020603050405020304" pitchFamily="18" charset="0"/>
          </a:endParaRPr>
        </a:p>
      </dgm:t>
    </dgm:pt>
    <dgm:pt modelId="{420B00BC-C2BB-4D5C-A1C9-F2BFAFC266A7}" type="parTrans" cxnId="{38E8CCDA-B160-43A7-8EB5-94CD6EA6644C}">
      <dgm:prSet/>
      <dgm:spPr/>
      <dgm:t>
        <a:bodyPr/>
        <a:lstStyle/>
        <a:p>
          <a:pPr rtl="1"/>
          <a:endParaRPr lang="he-IL"/>
        </a:p>
      </dgm:t>
    </dgm:pt>
    <dgm:pt modelId="{32E6EF9F-725C-4F48-8AE8-5DFFE5A949D1}" type="sibTrans" cxnId="{38E8CCDA-B160-43A7-8EB5-94CD6EA6644C}">
      <dgm:prSet/>
      <dgm:spPr/>
      <dgm:t>
        <a:bodyPr/>
        <a:lstStyle/>
        <a:p>
          <a:pPr rtl="1"/>
          <a:endParaRPr lang="he-IL"/>
        </a:p>
      </dgm:t>
    </dgm:pt>
    <dgm:pt modelId="{D3357C83-B085-42A6-B5B5-53BF5073D788}">
      <dgm:prSet custT="1"/>
      <dgm:spPr>
        <a:solidFill>
          <a:schemeClr val="accent6">
            <a:lumMod val="60000"/>
            <a:lumOff val="40000"/>
          </a:schemeClr>
        </a:solidFill>
      </dgm:spPr>
      <dgm:t>
        <a:bodyPr/>
        <a:lstStyle/>
        <a:p>
          <a:r>
            <a:rPr lang="en-US" sz="1200">
              <a:latin typeface="Times New Roman" panose="02020603050405020304" pitchFamily="18" charset="0"/>
              <a:cs typeface="Times New Roman" panose="02020603050405020304" pitchFamily="18" charset="0"/>
            </a:rPr>
            <a:t>building PCN</a:t>
          </a:r>
        </a:p>
      </dgm:t>
    </dgm:pt>
    <dgm:pt modelId="{92978A2E-AAB8-4044-B7EF-0D95C4B2F6EF}" type="parTrans" cxnId="{8EF87CA5-4E50-4BA7-8E92-033D1CA8D432}">
      <dgm:prSet/>
      <dgm:spPr/>
      <dgm:t>
        <a:bodyPr/>
        <a:lstStyle/>
        <a:p>
          <a:endParaRPr lang="en-US"/>
        </a:p>
      </dgm:t>
    </dgm:pt>
    <dgm:pt modelId="{55BCB632-9896-494B-BC8D-98FB782FF527}" type="sibTrans" cxnId="{8EF87CA5-4E50-4BA7-8E92-033D1CA8D432}">
      <dgm:prSet/>
      <dgm:spPr/>
      <dgm:t>
        <a:bodyPr/>
        <a:lstStyle/>
        <a:p>
          <a:endParaRPr lang="en-US"/>
        </a:p>
      </dgm:t>
    </dgm:pt>
    <dgm:pt modelId="{C97247B7-99DD-47C4-B159-006D309C2DF1}">
      <dgm:prSet custT="1"/>
      <dgm:spPr>
        <a:solidFill>
          <a:schemeClr val="accent6">
            <a:lumMod val="60000"/>
            <a:lumOff val="40000"/>
          </a:schemeClr>
        </a:solidFill>
      </dgm:spPr>
      <dgm:t>
        <a:bodyPr/>
        <a:lstStyle/>
        <a:p>
          <a:r>
            <a:rPr lang="en-US" sz="1200" b="0" i="0">
              <a:latin typeface="Times New Roman" panose="02020603050405020304" pitchFamily="18" charset="0"/>
              <a:cs typeface="Times New Roman" panose="02020603050405020304" pitchFamily="18" charset="0"/>
            </a:rPr>
            <a:t>Calculate the resistance of edges in the network</a:t>
          </a:r>
          <a:endParaRPr lang="en-US" sz="1200">
            <a:latin typeface="Times New Roman" panose="02020603050405020304" pitchFamily="18" charset="0"/>
            <a:cs typeface="Times New Roman" panose="02020603050405020304" pitchFamily="18" charset="0"/>
          </a:endParaRPr>
        </a:p>
      </dgm:t>
    </dgm:pt>
    <dgm:pt modelId="{11AECFEF-F120-4BDD-B171-A32F9470F997}" type="parTrans" cxnId="{77D5C22B-C8B3-49DA-9947-BF7510509EC1}">
      <dgm:prSet/>
      <dgm:spPr/>
      <dgm:t>
        <a:bodyPr/>
        <a:lstStyle/>
        <a:p>
          <a:endParaRPr lang="en-US"/>
        </a:p>
      </dgm:t>
    </dgm:pt>
    <dgm:pt modelId="{FED520A9-AEA7-4704-B8D3-9937017A2D1C}" type="sibTrans" cxnId="{77D5C22B-C8B3-49DA-9947-BF7510509EC1}">
      <dgm:prSet/>
      <dgm:spPr/>
      <dgm:t>
        <a:bodyPr/>
        <a:lstStyle/>
        <a:p>
          <a:endParaRPr lang="en-US"/>
        </a:p>
      </dgm:t>
    </dgm:pt>
    <dgm:pt modelId="{65FB9C3C-3D1D-43CE-B414-058E86FE486C}">
      <dgm:prSet custT="1"/>
      <dgm:spPr>
        <a:solidFill>
          <a:schemeClr val="accent6">
            <a:lumMod val="60000"/>
            <a:lumOff val="40000"/>
          </a:schemeClr>
        </a:solidFill>
      </dgm:spPr>
      <dgm:t>
        <a:bodyPr/>
        <a:lstStyle/>
        <a:p>
          <a:r>
            <a:rPr lang="en-US" sz="1200" b="0" i="0">
              <a:latin typeface="Times New Roman" panose="02020603050405020304" pitchFamily="18" charset="0"/>
              <a:cs typeface="Times New Roman" panose="02020603050405020304" pitchFamily="18" charset="0"/>
            </a:rPr>
            <a:t>Select two nodes that are not adjacent to Use the k-mismatch algorithm to align</a:t>
          </a:r>
          <a:endParaRPr lang="en-US" sz="1200">
            <a:latin typeface="Times New Roman" panose="02020603050405020304" pitchFamily="18" charset="0"/>
            <a:cs typeface="Times New Roman" panose="02020603050405020304" pitchFamily="18" charset="0"/>
          </a:endParaRPr>
        </a:p>
      </dgm:t>
    </dgm:pt>
    <dgm:pt modelId="{28A8EF7A-2489-4735-A272-1798D2034C77}" type="parTrans" cxnId="{1051F67F-8951-4F1E-86AD-243EA3A7F98F}">
      <dgm:prSet/>
      <dgm:spPr/>
      <dgm:t>
        <a:bodyPr/>
        <a:lstStyle/>
        <a:p>
          <a:endParaRPr lang="en-US"/>
        </a:p>
      </dgm:t>
    </dgm:pt>
    <dgm:pt modelId="{02B4C5B2-74E8-4A9D-AB37-29AB3FCCF43C}" type="sibTrans" cxnId="{1051F67F-8951-4F1E-86AD-243EA3A7F98F}">
      <dgm:prSet/>
      <dgm:spPr/>
      <dgm:t>
        <a:bodyPr/>
        <a:lstStyle/>
        <a:p>
          <a:endParaRPr lang="en-US"/>
        </a:p>
      </dgm:t>
    </dgm:pt>
    <dgm:pt modelId="{467BE607-D221-415A-A41F-EE7054BF839E}">
      <dgm:prSet custT="1"/>
      <dgm:spPr>
        <a:solidFill>
          <a:schemeClr val="accent6">
            <a:lumMod val="60000"/>
            <a:lumOff val="40000"/>
          </a:schemeClr>
        </a:solidFill>
      </dgm:spPr>
      <dgm:t>
        <a:bodyPr/>
        <a:lstStyle/>
        <a:p>
          <a:r>
            <a:rPr lang="en-US" sz="1200" b="0" i="0">
              <a:latin typeface="Times New Roman" panose="02020603050405020304" pitchFamily="18" charset="0"/>
              <a:cs typeface="Times New Roman" panose="02020603050405020304" pitchFamily="18" charset="0"/>
            </a:rPr>
            <a:t>Calculate the RMSD between each pair of aligned proteins</a:t>
          </a:r>
          <a:endParaRPr lang="en-US" sz="1200">
            <a:latin typeface="Times New Roman" panose="02020603050405020304" pitchFamily="18" charset="0"/>
            <a:cs typeface="Times New Roman" panose="02020603050405020304" pitchFamily="18" charset="0"/>
          </a:endParaRPr>
        </a:p>
      </dgm:t>
    </dgm:pt>
    <dgm:pt modelId="{4A79420B-A0B5-4366-A0AE-B993E8166FBF}" type="parTrans" cxnId="{08EAB066-35AD-48E4-9D6C-FA48ED268F79}">
      <dgm:prSet/>
      <dgm:spPr/>
      <dgm:t>
        <a:bodyPr/>
        <a:lstStyle/>
        <a:p>
          <a:endParaRPr lang="en-US"/>
        </a:p>
      </dgm:t>
    </dgm:pt>
    <dgm:pt modelId="{013F3B4B-33FD-42F7-A595-A53CA8AEE99F}" type="sibTrans" cxnId="{08EAB066-35AD-48E4-9D6C-FA48ED268F79}">
      <dgm:prSet/>
      <dgm:spPr/>
      <dgm:t>
        <a:bodyPr/>
        <a:lstStyle/>
        <a:p>
          <a:endParaRPr lang="en-US"/>
        </a:p>
      </dgm:t>
    </dgm:pt>
    <dgm:pt modelId="{93B1F293-36F2-4E94-9171-C667B0F20560}">
      <dgm:prSet custT="1"/>
      <dgm:spPr>
        <a:solidFill>
          <a:schemeClr val="accent6">
            <a:lumMod val="60000"/>
            <a:lumOff val="40000"/>
          </a:schemeClr>
        </a:solidFill>
      </dgm:spPr>
      <dgm:t>
        <a:bodyPr/>
        <a:lstStyle/>
        <a:p>
          <a:r>
            <a:rPr lang="en-US" sz="1200" b="0" i="0"/>
            <a:t>GraphAligner algorithm to align the protein sequences</a:t>
          </a:r>
          <a:endParaRPr lang="en-US" sz="1200"/>
        </a:p>
      </dgm:t>
    </dgm:pt>
    <dgm:pt modelId="{AD2BF09B-3BAE-43CC-ABF0-9778F9D3A93E}" type="parTrans" cxnId="{8B5DDFC8-9677-49E3-8DE4-410AF1F63FC6}">
      <dgm:prSet/>
      <dgm:spPr/>
      <dgm:t>
        <a:bodyPr/>
        <a:lstStyle/>
        <a:p>
          <a:endParaRPr lang="en-US"/>
        </a:p>
      </dgm:t>
    </dgm:pt>
    <dgm:pt modelId="{233A403C-89C4-405F-B596-72C40AC6A742}" type="sibTrans" cxnId="{8B5DDFC8-9677-49E3-8DE4-410AF1F63FC6}">
      <dgm:prSet/>
      <dgm:spPr/>
      <dgm:t>
        <a:bodyPr/>
        <a:lstStyle/>
        <a:p>
          <a:endParaRPr lang="en-US"/>
        </a:p>
      </dgm:t>
    </dgm:pt>
    <dgm:pt modelId="{BE58DA28-C491-438F-9C4F-A2BC671C9ACC}">
      <dgm:prSet custT="1"/>
      <dgm:spPr>
        <a:solidFill>
          <a:schemeClr val="accent6">
            <a:lumMod val="75000"/>
          </a:schemeClr>
        </a:solidFill>
      </dgm:spPr>
      <dgm:t>
        <a:bodyPr/>
        <a:lstStyle/>
        <a:p>
          <a:r>
            <a:rPr lang="en-US" sz="1200" b="0" i="0">
              <a:latin typeface="Times New Roman" panose="02020603050405020304" pitchFamily="18" charset="0"/>
              <a:cs typeface="Times New Roman" panose="02020603050405020304" pitchFamily="18" charset="0"/>
            </a:rPr>
            <a:t>Calculate the connectivity</a:t>
          </a:r>
          <a:endParaRPr lang="en-US" sz="1200">
            <a:latin typeface="Times New Roman" panose="02020603050405020304" pitchFamily="18" charset="0"/>
            <a:cs typeface="Times New Roman" panose="02020603050405020304" pitchFamily="18" charset="0"/>
          </a:endParaRPr>
        </a:p>
      </dgm:t>
    </dgm:pt>
    <dgm:pt modelId="{2208B197-C18C-47B6-8AF5-7136B3AFD0C3}" type="parTrans" cxnId="{8DAE0C9B-3A34-444B-94FA-EE8C8C77AF37}">
      <dgm:prSet/>
      <dgm:spPr/>
      <dgm:t>
        <a:bodyPr/>
        <a:lstStyle/>
        <a:p>
          <a:endParaRPr lang="en-US"/>
        </a:p>
      </dgm:t>
    </dgm:pt>
    <dgm:pt modelId="{788C4BC5-B40B-40C0-806D-F29F40473D99}" type="sibTrans" cxnId="{8DAE0C9B-3A34-444B-94FA-EE8C8C77AF37}">
      <dgm:prSet/>
      <dgm:spPr/>
      <dgm:t>
        <a:bodyPr/>
        <a:lstStyle/>
        <a:p>
          <a:endParaRPr lang="en-US"/>
        </a:p>
      </dgm:t>
    </dgm:pt>
    <dgm:pt modelId="{57DF72C5-6D1A-4A1B-A37E-A80F86EA7093}" type="pres">
      <dgm:prSet presAssocID="{1BA4C880-262D-4C76-A327-9CB2D488D0B7}" presName="Name0" presStyleCnt="0">
        <dgm:presLayoutVars>
          <dgm:dir/>
          <dgm:animLvl val="lvl"/>
          <dgm:resizeHandles val="exact"/>
        </dgm:presLayoutVars>
      </dgm:prSet>
      <dgm:spPr/>
    </dgm:pt>
    <dgm:pt modelId="{E617222A-F557-4FF2-943E-2FF4C33F47E0}" type="pres">
      <dgm:prSet presAssocID="{613D5DE5-E913-4DD6-A2E6-4B6A43C9B31D}" presName="boxAndChildren" presStyleCnt="0"/>
      <dgm:spPr/>
    </dgm:pt>
    <dgm:pt modelId="{A543CD21-1AB2-4D69-82D4-F895B69F591A}" type="pres">
      <dgm:prSet presAssocID="{613D5DE5-E913-4DD6-A2E6-4B6A43C9B31D}" presName="parentTextBox" presStyleLbl="node1" presStyleIdx="0" presStyleCnt="18"/>
      <dgm:spPr/>
    </dgm:pt>
    <dgm:pt modelId="{3E046B7B-C1D2-4F84-81D5-DCF21A023C8A}" type="pres">
      <dgm:prSet presAssocID="{788C4BC5-B40B-40C0-806D-F29F40473D99}" presName="sp" presStyleCnt="0"/>
      <dgm:spPr/>
    </dgm:pt>
    <dgm:pt modelId="{DCFF91E4-E9B7-4DE5-8959-9CBE1668A351}" type="pres">
      <dgm:prSet presAssocID="{BE58DA28-C491-438F-9C4F-A2BC671C9ACC}" presName="arrowAndChildren" presStyleCnt="0"/>
      <dgm:spPr/>
    </dgm:pt>
    <dgm:pt modelId="{EA8A4E3A-E0F7-4A2F-BF41-BA65FF2F1C53}" type="pres">
      <dgm:prSet presAssocID="{BE58DA28-C491-438F-9C4F-A2BC671C9ACC}" presName="parentTextArrow" presStyleLbl="node1" presStyleIdx="1" presStyleCnt="18"/>
      <dgm:spPr/>
    </dgm:pt>
    <dgm:pt modelId="{0304BBE1-B8FC-4A03-A73A-7F3421B76FE2}" type="pres">
      <dgm:prSet presAssocID="{013F3B4B-33FD-42F7-A595-A53CA8AEE99F}" presName="sp" presStyleCnt="0"/>
      <dgm:spPr/>
    </dgm:pt>
    <dgm:pt modelId="{7E363E2E-9350-424C-92A6-165862BA0B8C}" type="pres">
      <dgm:prSet presAssocID="{467BE607-D221-415A-A41F-EE7054BF839E}" presName="arrowAndChildren" presStyleCnt="0"/>
      <dgm:spPr/>
    </dgm:pt>
    <dgm:pt modelId="{759D8047-5002-45AF-84E0-D3306ADB3AB9}" type="pres">
      <dgm:prSet presAssocID="{467BE607-D221-415A-A41F-EE7054BF839E}" presName="parentTextArrow" presStyleLbl="node1" presStyleIdx="2" presStyleCnt="18"/>
      <dgm:spPr/>
    </dgm:pt>
    <dgm:pt modelId="{33200417-B609-42FB-BE1E-5F5B04D30590}" type="pres">
      <dgm:prSet presAssocID="{233A403C-89C4-405F-B596-72C40AC6A742}" presName="sp" presStyleCnt="0"/>
      <dgm:spPr/>
    </dgm:pt>
    <dgm:pt modelId="{E6F1A61E-7295-4A67-969F-EBCC50B8C511}" type="pres">
      <dgm:prSet presAssocID="{93B1F293-36F2-4E94-9171-C667B0F20560}" presName="arrowAndChildren" presStyleCnt="0"/>
      <dgm:spPr/>
    </dgm:pt>
    <dgm:pt modelId="{85931217-AAA6-48C4-A707-5FFE91C8733A}" type="pres">
      <dgm:prSet presAssocID="{93B1F293-36F2-4E94-9171-C667B0F20560}" presName="parentTextArrow" presStyleLbl="node1" presStyleIdx="3" presStyleCnt="18"/>
      <dgm:spPr/>
    </dgm:pt>
    <dgm:pt modelId="{45082BDE-5FCF-41D6-AF0D-EB6748FB3153}" type="pres">
      <dgm:prSet presAssocID="{02B4C5B2-74E8-4A9D-AB37-29AB3FCCF43C}" presName="sp" presStyleCnt="0"/>
      <dgm:spPr/>
    </dgm:pt>
    <dgm:pt modelId="{556454BA-2C28-4A4A-B216-E66833E8293A}" type="pres">
      <dgm:prSet presAssocID="{65FB9C3C-3D1D-43CE-B414-058E86FE486C}" presName="arrowAndChildren" presStyleCnt="0"/>
      <dgm:spPr/>
    </dgm:pt>
    <dgm:pt modelId="{E5FE8DAF-D537-450F-BAE1-E7D4080631A9}" type="pres">
      <dgm:prSet presAssocID="{65FB9C3C-3D1D-43CE-B414-058E86FE486C}" presName="parentTextArrow" presStyleLbl="node1" presStyleIdx="4" presStyleCnt="18"/>
      <dgm:spPr/>
    </dgm:pt>
    <dgm:pt modelId="{4E872EBF-A024-4B3F-8DCF-2F99BEA90A5F}" type="pres">
      <dgm:prSet presAssocID="{FED520A9-AEA7-4704-B8D3-9937017A2D1C}" presName="sp" presStyleCnt="0"/>
      <dgm:spPr/>
    </dgm:pt>
    <dgm:pt modelId="{3D670EEA-504D-41F0-833E-B3BFAB3E13BF}" type="pres">
      <dgm:prSet presAssocID="{C97247B7-99DD-47C4-B159-006D309C2DF1}" presName="arrowAndChildren" presStyleCnt="0"/>
      <dgm:spPr/>
    </dgm:pt>
    <dgm:pt modelId="{B8386CEE-5807-443B-B17B-A24EED207947}" type="pres">
      <dgm:prSet presAssocID="{C97247B7-99DD-47C4-B159-006D309C2DF1}" presName="parentTextArrow" presStyleLbl="node1" presStyleIdx="5" presStyleCnt="18"/>
      <dgm:spPr/>
    </dgm:pt>
    <dgm:pt modelId="{38C41D6D-A634-48F6-B226-04699603F25E}" type="pres">
      <dgm:prSet presAssocID="{55BCB632-9896-494B-BC8D-98FB782FF527}" presName="sp" presStyleCnt="0"/>
      <dgm:spPr/>
    </dgm:pt>
    <dgm:pt modelId="{658443C6-3B59-4668-91D1-D4D0FACB1E56}" type="pres">
      <dgm:prSet presAssocID="{D3357C83-B085-42A6-B5B5-53BF5073D788}" presName="arrowAndChildren" presStyleCnt="0"/>
      <dgm:spPr/>
    </dgm:pt>
    <dgm:pt modelId="{A7AC75C0-7D7C-47DB-B203-B07C1FB5E9D3}" type="pres">
      <dgm:prSet presAssocID="{D3357C83-B085-42A6-B5B5-53BF5073D788}" presName="parentTextArrow" presStyleLbl="node1" presStyleIdx="6" presStyleCnt="18" custLinFactNeighborX="2173"/>
      <dgm:spPr/>
    </dgm:pt>
    <dgm:pt modelId="{71F67BFD-5766-41B5-8633-1E9214250D39}" type="pres">
      <dgm:prSet presAssocID="{32E6EF9F-725C-4F48-8AE8-5DFFE5A949D1}" presName="sp" presStyleCnt="0"/>
      <dgm:spPr/>
    </dgm:pt>
    <dgm:pt modelId="{6EAB9DE8-F1EA-42A4-A8A4-6882C1E9B29A}" type="pres">
      <dgm:prSet presAssocID="{FB58AABB-ED91-48E7-95CA-931A3A6C11F0}" presName="arrowAndChildren" presStyleCnt="0"/>
      <dgm:spPr/>
    </dgm:pt>
    <dgm:pt modelId="{72599E38-C5FC-4FB7-ADA8-0CBE5BF0385D}" type="pres">
      <dgm:prSet presAssocID="{FB58AABB-ED91-48E7-95CA-931A3A6C11F0}" presName="parentTextArrow" presStyleLbl="node1" presStyleIdx="7" presStyleCnt="18" custLinFactNeighborX="-435" custLinFactNeighborY="6702"/>
      <dgm:spPr/>
    </dgm:pt>
    <dgm:pt modelId="{E597C276-1E02-4172-BBC1-35292AC1150C}" type="pres">
      <dgm:prSet presAssocID="{123D9F2A-FCA5-4748-AA12-9EA113589636}" presName="sp" presStyleCnt="0"/>
      <dgm:spPr/>
    </dgm:pt>
    <dgm:pt modelId="{A1019244-8BAE-43D4-B736-AA5D1C7D58F4}" type="pres">
      <dgm:prSet presAssocID="{6278CC84-BE17-433C-99FC-7133415B9084}" presName="arrowAndChildren" presStyleCnt="0"/>
      <dgm:spPr/>
    </dgm:pt>
    <dgm:pt modelId="{6F6E8C52-637E-41C0-8DC4-8800628F73C5}" type="pres">
      <dgm:prSet presAssocID="{6278CC84-BE17-433C-99FC-7133415B9084}" presName="parentTextArrow" presStyleLbl="node1" presStyleIdx="8" presStyleCnt="18" custLinFactNeighborX="-328" custLinFactNeighborY="5370"/>
      <dgm:spPr/>
    </dgm:pt>
    <dgm:pt modelId="{F3923EA5-96BA-48E5-853C-A8EDD3D2D0B6}" type="pres">
      <dgm:prSet presAssocID="{4D503366-1A71-42AC-BCD2-EEB7CE2317E9}" presName="sp" presStyleCnt="0"/>
      <dgm:spPr/>
    </dgm:pt>
    <dgm:pt modelId="{9F183D33-2184-4A03-8A07-AB6F0CFCFB8D}" type="pres">
      <dgm:prSet presAssocID="{49641BBF-58FE-4B6D-8CF0-59F9EFCC8432}" presName="arrowAndChildren" presStyleCnt="0"/>
      <dgm:spPr/>
    </dgm:pt>
    <dgm:pt modelId="{9F423485-6BBF-454A-A0E1-0C5588BD7530}" type="pres">
      <dgm:prSet presAssocID="{49641BBF-58FE-4B6D-8CF0-59F9EFCC8432}" presName="parentTextArrow" presStyleLbl="node1" presStyleIdx="9" presStyleCnt="18"/>
      <dgm:spPr/>
    </dgm:pt>
    <dgm:pt modelId="{68F8A130-09B5-449C-BBE2-F82C688BF7EA}" type="pres">
      <dgm:prSet presAssocID="{2500EFC7-A5B8-4BDB-977E-D7A062305F55}" presName="sp" presStyleCnt="0"/>
      <dgm:spPr/>
    </dgm:pt>
    <dgm:pt modelId="{FDBFF8F0-E887-43A8-B1F7-0754869A650F}" type="pres">
      <dgm:prSet presAssocID="{7471523B-73D6-4E1A-BBD2-C9E162A14BAC}" presName="arrowAndChildren" presStyleCnt="0"/>
      <dgm:spPr/>
    </dgm:pt>
    <dgm:pt modelId="{6D030941-E7DD-4662-9EDA-A3F95672C913}" type="pres">
      <dgm:prSet presAssocID="{7471523B-73D6-4E1A-BBD2-C9E162A14BAC}" presName="parentTextArrow" presStyleLbl="node1" presStyleIdx="10" presStyleCnt="18"/>
      <dgm:spPr/>
    </dgm:pt>
    <dgm:pt modelId="{9DCB7049-0E65-4BCC-BBE5-C628637DC9A7}" type="pres">
      <dgm:prSet presAssocID="{3DBF22A7-D2ED-469B-93DD-30E2A5953F01}" presName="sp" presStyleCnt="0"/>
      <dgm:spPr/>
    </dgm:pt>
    <dgm:pt modelId="{410323A1-D13D-46D2-B850-1F8F14D7BAFE}" type="pres">
      <dgm:prSet presAssocID="{518B7A1C-3AFA-4230-A290-2BD984519A9A}" presName="arrowAndChildren" presStyleCnt="0"/>
      <dgm:spPr/>
    </dgm:pt>
    <dgm:pt modelId="{22D1A0C4-2EDD-44FB-A6D2-A500E95F593B}" type="pres">
      <dgm:prSet presAssocID="{518B7A1C-3AFA-4230-A290-2BD984519A9A}" presName="parentTextArrow" presStyleLbl="node1" presStyleIdx="11" presStyleCnt="18"/>
      <dgm:spPr/>
    </dgm:pt>
    <dgm:pt modelId="{771DD338-7493-4FD6-B10A-9A0DF0AAFFC8}" type="pres">
      <dgm:prSet presAssocID="{AE6BE4CF-7258-48BD-BA13-AA68EDBD2FD9}" presName="sp" presStyleCnt="0"/>
      <dgm:spPr/>
    </dgm:pt>
    <dgm:pt modelId="{D19A9EB0-6C49-4BE7-BC05-2AD34A2E7D09}" type="pres">
      <dgm:prSet presAssocID="{11CE99D0-EEC9-46CB-8489-C80CBD04F1BC}" presName="arrowAndChildren" presStyleCnt="0"/>
      <dgm:spPr/>
    </dgm:pt>
    <dgm:pt modelId="{DD3E2A85-6490-4F04-A679-27BB3BEEC5D8}" type="pres">
      <dgm:prSet presAssocID="{11CE99D0-EEC9-46CB-8489-C80CBD04F1BC}" presName="parentTextArrow" presStyleLbl="node1" presStyleIdx="12" presStyleCnt="18" custLinFactNeighborX="787" custLinFactNeighborY="-463"/>
      <dgm:spPr/>
    </dgm:pt>
    <dgm:pt modelId="{AE82FFB4-0672-4AFB-A4ED-383254856AAE}" type="pres">
      <dgm:prSet presAssocID="{32937F90-714B-4066-9AC3-B9435368F15C}" presName="sp" presStyleCnt="0"/>
      <dgm:spPr/>
    </dgm:pt>
    <dgm:pt modelId="{978FCFB4-A679-47D8-9F00-D5C757EF7AE9}" type="pres">
      <dgm:prSet presAssocID="{8E681CF0-7C7F-4087-B1B5-F06EAE2F9074}" presName="arrowAndChildren" presStyleCnt="0"/>
      <dgm:spPr/>
    </dgm:pt>
    <dgm:pt modelId="{B5B95039-1A7A-485F-AB45-ABEF87768511}" type="pres">
      <dgm:prSet presAssocID="{8E681CF0-7C7F-4087-B1B5-F06EAE2F9074}" presName="parentTextArrow" presStyleLbl="node1" presStyleIdx="13" presStyleCnt="18"/>
      <dgm:spPr/>
    </dgm:pt>
    <dgm:pt modelId="{D6ADBF65-1623-4716-80B1-8959579F8E66}" type="pres">
      <dgm:prSet presAssocID="{48D637F6-CC8B-4A2F-A1BC-190A3A95242E}" presName="sp" presStyleCnt="0"/>
      <dgm:spPr/>
    </dgm:pt>
    <dgm:pt modelId="{6C25F942-C062-466E-BA19-4FF0A39829D7}" type="pres">
      <dgm:prSet presAssocID="{E9B28089-E3B2-4C6B-8F81-F47397E4A7CA}" presName="arrowAndChildren" presStyleCnt="0"/>
      <dgm:spPr/>
    </dgm:pt>
    <dgm:pt modelId="{DD08249D-A00A-4081-976B-7A1046A2F807}" type="pres">
      <dgm:prSet presAssocID="{E9B28089-E3B2-4C6B-8F81-F47397E4A7CA}" presName="parentTextArrow" presStyleLbl="node1" presStyleIdx="14" presStyleCnt="18" custLinFactNeighborX="5795" custLinFactNeighborY="-6547"/>
      <dgm:spPr/>
    </dgm:pt>
    <dgm:pt modelId="{7CA1B4C0-2CA6-4714-A523-2801A576AEC2}" type="pres">
      <dgm:prSet presAssocID="{8C0CCF9E-1FBE-46E3-9A11-89E64BA96885}" presName="sp" presStyleCnt="0"/>
      <dgm:spPr/>
    </dgm:pt>
    <dgm:pt modelId="{0194E004-F418-44ED-9AA4-8259DB1ED7ED}" type="pres">
      <dgm:prSet presAssocID="{B2DD0C53-20B9-4B94-B5FF-39CB029405B6}" presName="arrowAndChildren" presStyleCnt="0"/>
      <dgm:spPr/>
    </dgm:pt>
    <dgm:pt modelId="{6072EB59-936D-49D3-A980-1F8305BD6D27}" type="pres">
      <dgm:prSet presAssocID="{B2DD0C53-20B9-4B94-B5FF-39CB029405B6}" presName="parentTextArrow" presStyleLbl="node1" presStyleIdx="15" presStyleCnt="18" custLinFactNeighborX="787" custLinFactNeighborY="-463"/>
      <dgm:spPr/>
    </dgm:pt>
    <dgm:pt modelId="{FFFDB284-F26B-4FD8-AD3E-49FD0354A6CC}" type="pres">
      <dgm:prSet presAssocID="{77F0DF6B-D977-44F7-9636-7E9B5F4BAF14}" presName="sp" presStyleCnt="0"/>
      <dgm:spPr/>
    </dgm:pt>
    <dgm:pt modelId="{85E5F6E7-56CE-41B0-ACE9-6F125D59D2A1}" type="pres">
      <dgm:prSet presAssocID="{A0FCA29E-FC8F-4D06-AFC7-82E60564EAAE}" presName="arrowAndChildren" presStyleCnt="0"/>
      <dgm:spPr/>
    </dgm:pt>
    <dgm:pt modelId="{CC62BBE0-6C28-4A6C-8E31-23BFC73723F7}" type="pres">
      <dgm:prSet presAssocID="{A0FCA29E-FC8F-4D06-AFC7-82E60564EAAE}" presName="parentTextArrow" presStyleLbl="node1" presStyleIdx="16" presStyleCnt="18" custLinFactNeighborX="3187" custLinFactNeighborY="-463"/>
      <dgm:spPr/>
    </dgm:pt>
    <dgm:pt modelId="{9F562EC0-6E5E-43D2-A5E0-9EACCDA67556}" type="pres">
      <dgm:prSet presAssocID="{913BCC05-B77E-4554-9DE9-BA4FC4B47246}" presName="sp" presStyleCnt="0"/>
      <dgm:spPr/>
    </dgm:pt>
    <dgm:pt modelId="{EAB1D315-3F66-4774-AA20-89A0E430203B}" type="pres">
      <dgm:prSet presAssocID="{1FA3CC4C-A13B-411E-8044-FC3DD34D4AF4}" presName="arrowAndChildren" presStyleCnt="0"/>
      <dgm:spPr/>
    </dgm:pt>
    <dgm:pt modelId="{98FF12BF-FF9A-4C91-886F-CB514491AC72}" type="pres">
      <dgm:prSet presAssocID="{1FA3CC4C-A13B-411E-8044-FC3DD34D4AF4}" presName="parentTextArrow" presStyleLbl="node1" presStyleIdx="17" presStyleCnt="18" custLinFactNeighborX="-2028" custLinFactNeighborY="9492"/>
      <dgm:spPr/>
    </dgm:pt>
  </dgm:ptLst>
  <dgm:cxnLst>
    <dgm:cxn modelId="{A6AB840C-BA26-499F-9936-C96AD5AA1154}" type="presOf" srcId="{A0FCA29E-FC8F-4D06-AFC7-82E60564EAAE}" destId="{CC62BBE0-6C28-4A6C-8E31-23BFC73723F7}" srcOrd="0" destOrd="0" presId="urn:microsoft.com/office/officeart/2005/8/layout/process4"/>
    <dgm:cxn modelId="{47C5D10E-3F98-437E-AEBB-AD7CAB937647}" srcId="{1BA4C880-262D-4C76-A327-9CB2D488D0B7}" destId="{B2DD0C53-20B9-4B94-B5FF-39CB029405B6}" srcOrd="2" destOrd="0" parTransId="{E5B5D825-1945-44AA-B239-235C5747B4DD}" sibTransId="{8C0CCF9E-1FBE-46E3-9A11-89E64BA96885}"/>
    <dgm:cxn modelId="{3CE0360F-E507-402F-A52F-E90272E97C8B}" type="presOf" srcId="{467BE607-D221-415A-A41F-EE7054BF839E}" destId="{759D8047-5002-45AF-84E0-D3306ADB3AB9}" srcOrd="0" destOrd="0" presId="urn:microsoft.com/office/officeart/2005/8/layout/process4"/>
    <dgm:cxn modelId="{DC6C9618-26B5-482F-BAE6-AACA31802A32}" type="presOf" srcId="{BE58DA28-C491-438F-9C4F-A2BC671C9ACC}" destId="{EA8A4E3A-E0F7-4A2F-BF41-BA65FF2F1C53}" srcOrd="0" destOrd="0" presId="urn:microsoft.com/office/officeart/2005/8/layout/process4"/>
    <dgm:cxn modelId="{77D5C22B-C8B3-49DA-9947-BF7510509EC1}" srcId="{1BA4C880-262D-4C76-A327-9CB2D488D0B7}" destId="{C97247B7-99DD-47C4-B159-006D309C2DF1}" srcOrd="12" destOrd="0" parTransId="{11AECFEF-F120-4BDD-B171-A32F9470F997}" sibTransId="{FED520A9-AEA7-4704-B8D3-9937017A2D1C}"/>
    <dgm:cxn modelId="{C54A0938-BEE4-4BA1-A7AA-EAD5878EAC6A}" srcId="{1BA4C880-262D-4C76-A327-9CB2D488D0B7}" destId="{518B7A1C-3AFA-4230-A290-2BD984519A9A}" srcOrd="6" destOrd="0" parTransId="{ED1F0A54-2501-4E2A-A2A9-4E281BE663B1}" sibTransId="{3DBF22A7-D2ED-469B-93DD-30E2A5953F01}"/>
    <dgm:cxn modelId="{98B51739-A11B-4C2B-809E-9556254C3CF3}" type="presOf" srcId="{6278CC84-BE17-433C-99FC-7133415B9084}" destId="{6F6E8C52-637E-41C0-8DC4-8800628F73C5}" srcOrd="0" destOrd="0" presId="urn:microsoft.com/office/officeart/2005/8/layout/process4"/>
    <dgm:cxn modelId="{8CC6105E-E5A5-401B-8716-CF3FA8440290}" srcId="{1BA4C880-262D-4C76-A327-9CB2D488D0B7}" destId="{A0FCA29E-FC8F-4D06-AFC7-82E60564EAAE}" srcOrd="1" destOrd="0" parTransId="{E659544A-23AB-4239-B49A-5AD8F94EF4E0}" sibTransId="{77F0DF6B-D977-44F7-9636-7E9B5F4BAF14}"/>
    <dgm:cxn modelId="{08EAB066-35AD-48E4-9D6C-FA48ED268F79}" srcId="{1BA4C880-262D-4C76-A327-9CB2D488D0B7}" destId="{467BE607-D221-415A-A41F-EE7054BF839E}" srcOrd="15" destOrd="0" parTransId="{4A79420B-A0B5-4366-A0AE-B993E8166FBF}" sibTransId="{013F3B4B-33FD-42F7-A595-A53CA8AEE99F}"/>
    <dgm:cxn modelId="{2325CA6D-F535-4554-8205-16724CEF2E80}" type="presOf" srcId="{B2DD0C53-20B9-4B94-B5FF-39CB029405B6}" destId="{6072EB59-936D-49D3-A980-1F8305BD6D27}" srcOrd="0" destOrd="0" presId="urn:microsoft.com/office/officeart/2005/8/layout/process4"/>
    <dgm:cxn modelId="{C47D054F-B7EA-477F-AE4B-478C56865D2D}" type="presOf" srcId="{8E681CF0-7C7F-4087-B1B5-F06EAE2F9074}" destId="{B5B95039-1A7A-485F-AB45-ABEF87768511}" srcOrd="0" destOrd="0" presId="urn:microsoft.com/office/officeart/2005/8/layout/process4"/>
    <dgm:cxn modelId="{FDC93079-9E48-4D0B-826A-78CBBFF8331E}" type="presOf" srcId="{11CE99D0-EEC9-46CB-8489-C80CBD04F1BC}" destId="{DD3E2A85-6490-4F04-A679-27BB3BEEC5D8}" srcOrd="0" destOrd="0" presId="urn:microsoft.com/office/officeart/2005/8/layout/process4"/>
    <dgm:cxn modelId="{1051F67F-8951-4F1E-86AD-243EA3A7F98F}" srcId="{1BA4C880-262D-4C76-A327-9CB2D488D0B7}" destId="{65FB9C3C-3D1D-43CE-B414-058E86FE486C}" srcOrd="13" destOrd="0" parTransId="{28A8EF7A-2489-4735-A272-1798D2034C77}" sibTransId="{02B4C5B2-74E8-4A9D-AB37-29AB3FCCF43C}"/>
    <dgm:cxn modelId="{D11BA081-A6AE-4DA1-A099-56A0F9623724}" type="presOf" srcId="{FB58AABB-ED91-48E7-95CA-931A3A6C11F0}" destId="{72599E38-C5FC-4FB7-ADA8-0CBE5BF0385D}" srcOrd="0" destOrd="0" presId="urn:microsoft.com/office/officeart/2005/8/layout/process4"/>
    <dgm:cxn modelId="{585D8E8D-B96C-4EC2-8437-F2927C97AE01}" srcId="{1BA4C880-262D-4C76-A327-9CB2D488D0B7}" destId="{613D5DE5-E913-4DD6-A2E6-4B6A43C9B31D}" srcOrd="17" destOrd="0" parTransId="{6B13EE85-7AE4-4C08-B510-2523286ACC10}" sibTransId="{7B3BAA3E-A19C-4765-BED2-88813A93273D}"/>
    <dgm:cxn modelId="{31F47697-FFF9-413B-AF76-028E6C0CED09}" srcId="{1BA4C880-262D-4C76-A327-9CB2D488D0B7}" destId="{49641BBF-58FE-4B6D-8CF0-59F9EFCC8432}" srcOrd="8" destOrd="0" parTransId="{61679133-42E7-48D1-8FBF-3C08423E5D77}" sibTransId="{4D503366-1A71-42AC-BCD2-EEB7CE2317E9}"/>
    <dgm:cxn modelId="{7D5E6199-4427-4A94-A303-426F3FA7762E}" srcId="{1BA4C880-262D-4C76-A327-9CB2D488D0B7}" destId="{E9B28089-E3B2-4C6B-8F81-F47397E4A7CA}" srcOrd="3" destOrd="0" parTransId="{F9838C4F-BC89-4A28-983B-F0F02B761782}" sibTransId="{48D637F6-CC8B-4A2F-A1BC-190A3A95242E}"/>
    <dgm:cxn modelId="{8DAE0C9B-3A34-444B-94FA-EE8C8C77AF37}" srcId="{1BA4C880-262D-4C76-A327-9CB2D488D0B7}" destId="{BE58DA28-C491-438F-9C4F-A2BC671C9ACC}" srcOrd="16" destOrd="0" parTransId="{2208B197-C18C-47B6-8AF5-7136B3AFD0C3}" sibTransId="{788C4BC5-B40B-40C0-806D-F29F40473D99}"/>
    <dgm:cxn modelId="{B0ADE79E-6C6C-42D4-ADE2-A86B8C9028F3}" srcId="{1BA4C880-262D-4C76-A327-9CB2D488D0B7}" destId="{11CE99D0-EEC9-46CB-8489-C80CBD04F1BC}" srcOrd="5" destOrd="0" parTransId="{B1EC56BC-0D30-48FE-8686-E93865B315BB}" sibTransId="{AE6BE4CF-7258-48BD-BA13-AA68EDBD2FD9}"/>
    <dgm:cxn modelId="{879F0DA5-A0D9-45B1-9197-E8080DA60914}" type="presOf" srcId="{D3357C83-B085-42A6-B5B5-53BF5073D788}" destId="{A7AC75C0-7D7C-47DB-B203-B07C1FB5E9D3}" srcOrd="0" destOrd="0" presId="urn:microsoft.com/office/officeart/2005/8/layout/process4"/>
    <dgm:cxn modelId="{8EF87CA5-4E50-4BA7-8E92-033D1CA8D432}" srcId="{1BA4C880-262D-4C76-A327-9CB2D488D0B7}" destId="{D3357C83-B085-42A6-B5B5-53BF5073D788}" srcOrd="11" destOrd="0" parTransId="{92978A2E-AAB8-4044-B7EF-0D95C4B2F6EF}" sibTransId="{55BCB632-9896-494B-BC8D-98FB782FF527}"/>
    <dgm:cxn modelId="{07CEA9A8-5216-4AC9-AED0-0C75A8642CBD}" srcId="{1BA4C880-262D-4C76-A327-9CB2D488D0B7}" destId="{7471523B-73D6-4E1A-BBD2-C9E162A14BAC}" srcOrd="7" destOrd="0" parTransId="{BD20B9DA-784B-4823-8347-0AC4E635A3A4}" sibTransId="{2500EFC7-A5B8-4BDB-977E-D7A062305F55}"/>
    <dgm:cxn modelId="{C063C7AF-81F1-4135-98F8-7BCA0F0D73DF}" type="presOf" srcId="{C97247B7-99DD-47C4-B159-006D309C2DF1}" destId="{B8386CEE-5807-443B-B17B-A24EED207947}" srcOrd="0" destOrd="0" presId="urn:microsoft.com/office/officeart/2005/8/layout/process4"/>
    <dgm:cxn modelId="{90A358B2-2EE5-4572-85C6-F351C2964A4C}" type="presOf" srcId="{7471523B-73D6-4E1A-BBD2-C9E162A14BAC}" destId="{6D030941-E7DD-4662-9EDA-A3F95672C913}" srcOrd="0" destOrd="0" presId="urn:microsoft.com/office/officeart/2005/8/layout/process4"/>
    <dgm:cxn modelId="{A2397FB7-400C-4E08-853B-70278151EF7E}" srcId="{1BA4C880-262D-4C76-A327-9CB2D488D0B7}" destId="{1FA3CC4C-A13B-411E-8044-FC3DD34D4AF4}" srcOrd="0" destOrd="0" parTransId="{06B0C93D-5269-4BB9-8FF0-33E4A487EF77}" sibTransId="{913BCC05-B77E-4554-9DE9-BA4FC4B47246}"/>
    <dgm:cxn modelId="{605BF7C0-ECBA-4EDE-A433-9E4DE9AD9515}" type="presOf" srcId="{518B7A1C-3AFA-4230-A290-2BD984519A9A}" destId="{22D1A0C4-2EDD-44FB-A6D2-A500E95F593B}" srcOrd="0" destOrd="0" presId="urn:microsoft.com/office/officeart/2005/8/layout/process4"/>
    <dgm:cxn modelId="{8B5DDFC8-9677-49E3-8DE4-410AF1F63FC6}" srcId="{1BA4C880-262D-4C76-A327-9CB2D488D0B7}" destId="{93B1F293-36F2-4E94-9171-C667B0F20560}" srcOrd="14" destOrd="0" parTransId="{AD2BF09B-3BAE-43CC-ABF0-9778F9D3A93E}" sibTransId="{233A403C-89C4-405F-B596-72C40AC6A742}"/>
    <dgm:cxn modelId="{580C96CA-2F45-4EF2-BE29-36E17A437DA4}" type="presOf" srcId="{1BA4C880-262D-4C76-A327-9CB2D488D0B7}" destId="{57DF72C5-6D1A-4A1B-A37E-A80F86EA7093}" srcOrd="0" destOrd="0" presId="urn:microsoft.com/office/officeart/2005/8/layout/process4"/>
    <dgm:cxn modelId="{3563CCD4-84D9-4F8B-AEB6-004849D99BC6}" type="presOf" srcId="{65FB9C3C-3D1D-43CE-B414-058E86FE486C}" destId="{E5FE8DAF-D537-450F-BAE1-E7D4080631A9}" srcOrd="0" destOrd="0" presId="urn:microsoft.com/office/officeart/2005/8/layout/process4"/>
    <dgm:cxn modelId="{C38259D9-73DA-4AE8-AF52-3C56764C6BEE}" type="presOf" srcId="{93B1F293-36F2-4E94-9171-C667B0F20560}" destId="{85931217-AAA6-48C4-A707-5FFE91C8733A}" srcOrd="0" destOrd="0" presId="urn:microsoft.com/office/officeart/2005/8/layout/process4"/>
    <dgm:cxn modelId="{38E8CCDA-B160-43A7-8EB5-94CD6EA6644C}" srcId="{1BA4C880-262D-4C76-A327-9CB2D488D0B7}" destId="{FB58AABB-ED91-48E7-95CA-931A3A6C11F0}" srcOrd="10" destOrd="0" parTransId="{420B00BC-C2BB-4D5C-A1C9-F2BFAFC266A7}" sibTransId="{32E6EF9F-725C-4F48-8AE8-5DFFE5A949D1}"/>
    <dgm:cxn modelId="{DF8220E2-7238-4424-9D78-66725D433FB6}" type="presOf" srcId="{E9B28089-E3B2-4C6B-8F81-F47397E4A7CA}" destId="{DD08249D-A00A-4081-976B-7A1046A2F807}" srcOrd="0" destOrd="0" presId="urn:microsoft.com/office/officeart/2005/8/layout/process4"/>
    <dgm:cxn modelId="{C48B86E3-0803-4654-86A8-87A54DBFDBC7}" srcId="{1BA4C880-262D-4C76-A327-9CB2D488D0B7}" destId="{6278CC84-BE17-433C-99FC-7133415B9084}" srcOrd="9" destOrd="0" parTransId="{2529366A-A2D2-41AA-8285-9DF635B6387F}" sibTransId="{123D9F2A-FCA5-4748-AA12-9EA113589636}"/>
    <dgm:cxn modelId="{957302E6-28E9-433A-9966-440EE92B81A1}" type="presOf" srcId="{49641BBF-58FE-4B6D-8CF0-59F9EFCC8432}" destId="{9F423485-6BBF-454A-A0E1-0C5588BD7530}" srcOrd="0" destOrd="0" presId="urn:microsoft.com/office/officeart/2005/8/layout/process4"/>
    <dgm:cxn modelId="{C2856FF5-0EAB-441B-800F-891F8404ECA7}" srcId="{1BA4C880-262D-4C76-A327-9CB2D488D0B7}" destId="{8E681CF0-7C7F-4087-B1B5-F06EAE2F9074}" srcOrd="4" destOrd="0" parTransId="{247C7560-03E4-4CA4-82A0-9F53118B1BC7}" sibTransId="{32937F90-714B-4066-9AC3-B9435368F15C}"/>
    <dgm:cxn modelId="{A97F68FA-5ED2-4EC5-B9F0-46F8323F86A6}" type="presOf" srcId="{1FA3CC4C-A13B-411E-8044-FC3DD34D4AF4}" destId="{98FF12BF-FF9A-4C91-886F-CB514491AC72}" srcOrd="0" destOrd="0" presId="urn:microsoft.com/office/officeart/2005/8/layout/process4"/>
    <dgm:cxn modelId="{A84F8DFC-FB0F-4F62-8EA4-70B1F29F9A33}" type="presOf" srcId="{613D5DE5-E913-4DD6-A2E6-4B6A43C9B31D}" destId="{A543CD21-1AB2-4D69-82D4-F895B69F591A}" srcOrd="0" destOrd="0" presId="urn:microsoft.com/office/officeart/2005/8/layout/process4"/>
    <dgm:cxn modelId="{5B920642-1C3D-445E-ADD4-E6DC7ABEC4E1}" type="presParOf" srcId="{57DF72C5-6D1A-4A1B-A37E-A80F86EA7093}" destId="{E617222A-F557-4FF2-943E-2FF4C33F47E0}" srcOrd="0" destOrd="0" presId="urn:microsoft.com/office/officeart/2005/8/layout/process4"/>
    <dgm:cxn modelId="{AB23F564-746D-4D03-AFFE-0D577C599632}" type="presParOf" srcId="{E617222A-F557-4FF2-943E-2FF4C33F47E0}" destId="{A543CD21-1AB2-4D69-82D4-F895B69F591A}" srcOrd="0" destOrd="0" presId="urn:microsoft.com/office/officeart/2005/8/layout/process4"/>
    <dgm:cxn modelId="{BA6F71A2-8858-4041-94DA-8DDB87B4F13A}" type="presParOf" srcId="{57DF72C5-6D1A-4A1B-A37E-A80F86EA7093}" destId="{3E046B7B-C1D2-4F84-81D5-DCF21A023C8A}" srcOrd="1" destOrd="0" presId="urn:microsoft.com/office/officeart/2005/8/layout/process4"/>
    <dgm:cxn modelId="{63FCDC4E-84BC-4E7E-BCEC-BB353FD94BF2}" type="presParOf" srcId="{57DF72C5-6D1A-4A1B-A37E-A80F86EA7093}" destId="{DCFF91E4-E9B7-4DE5-8959-9CBE1668A351}" srcOrd="2" destOrd="0" presId="urn:microsoft.com/office/officeart/2005/8/layout/process4"/>
    <dgm:cxn modelId="{719A0A4F-BE69-4AA9-99DC-E2AED801686D}" type="presParOf" srcId="{DCFF91E4-E9B7-4DE5-8959-9CBE1668A351}" destId="{EA8A4E3A-E0F7-4A2F-BF41-BA65FF2F1C53}" srcOrd="0" destOrd="0" presId="urn:microsoft.com/office/officeart/2005/8/layout/process4"/>
    <dgm:cxn modelId="{7534CE11-8370-4A2E-B55F-7A871B631463}" type="presParOf" srcId="{57DF72C5-6D1A-4A1B-A37E-A80F86EA7093}" destId="{0304BBE1-B8FC-4A03-A73A-7F3421B76FE2}" srcOrd="3" destOrd="0" presId="urn:microsoft.com/office/officeart/2005/8/layout/process4"/>
    <dgm:cxn modelId="{091F05BC-F3A3-4061-BAB7-107B474A4FEF}" type="presParOf" srcId="{57DF72C5-6D1A-4A1B-A37E-A80F86EA7093}" destId="{7E363E2E-9350-424C-92A6-165862BA0B8C}" srcOrd="4" destOrd="0" presId="urn:microsoft.com/office/officeart/2005/8/layout/process4"/>
    <dgm:cxn modelId="{679E1EF5-F8C2-491F-80E4-F73036706AFE}" type="presParOf" srcId="{7E363E2E-9350-424C-92A6-165862BA0B8C}" destId="{759D8047-5002-45AF-84E0-D3306ADB3AB9}" srcOrd="0" destOrd="0" presId="urn:microsoft.com/office/officeart/2005/8/layout/process4"/>
    <dgm:cxn modelId="{526CAD34-FCEA-40AC-896F-90B5421E5D96}" type="presParOf" srcId="{57DF72C5-6D1A-4A1B-A37E-A80F86EA7093}" destId="{33200417-B609-42FB-BE1E-5F5B04D30590}" srcOrd="5" destOrd="0" presId="urn:microsoft.com/office/officeart/2005/8/layout/process4"/>
    <dgm:cxn modelId="{6BB41113-B2E7-4ADC-8C48-7F486D85F47B}" type="presParOf" srcId="{57DF72C5-6D1A-4A1B-A37E-A80F86EA7093}" destId="{E6F1A61E-7295-4A67-969F-EBCC50B8C511}" srcOrd="6" destOrd="0" presId="urn:microsoft.com/office/officeart/2005/8/layout/process4"/>
    <dgm:cxn modelId="{E1E50D56-9CC7-46A8-9BCA-7F9FF9B4BE30}" type="presParOf" srcId="{E6F1A61E-7295-4A67-969F-EBCC50B8C511}" destId="{85931217-AAA6-48C4-A707-5FFE91C8733A}" srcOrd="0" destOrd="0" presId="urn:microsoft.com/office/officeart/2005/8/layout/process4"/>
    <dgm:cxn modelId="{014BBC60-05FE-48A2-8D50-A0F5AC53EEE5}" type="presParOf" srcId="{57DF72C5-6D1A-4A1B-A37E-A80F86EA7093}" destId="{45082BDE-5FCF-41D6-AF0D-EB6748FB3153}" srcOrd="7" destOrd="0" presId="urn:microsoft.com/office/officeart/2005/8/layout/process4"/>
    <dgm:cxn modelId="{1456BB47-9C36-4173-AC20-E9345BC7430B}" type="presParOf" srcId="{57DF72C5-6D1A-4A1B-A37E-A80F86EA7093}" destId="{556454BA-2C28-4A4A-B216-E66833E8293A}" srcOrd="8" destOrd="0" presId="urn:microsoft.com/office/officeart/2005/8/layout/process4"/>
    <dgm:cxn modelId="{869D16AA-43DD-4436-AF29-7F22F677C82A}" type="presParOf" srcId="{556454BA-2C28-4A4A-B216-E66833E8293A}" destId="{E5FE8DAF-D537-450F-BAE1-E7D4080631A9}" srcOrd="0" destOrd="0" presId="urn:microsoft.com/office/officeart/2005/8/layout/process4"/>
    <dgm:cxn modelId="{487C593B-E819-45E6-A7D0-ECDABC14CBC7}" type="presParOf" srcId="{57DF72C5-6D1A-4A1B-A37E-A80F86EA7093}" destId="{4E872EBF-A024-4B3F-8DCF-2F99BEA90A5F}" srcOrd="9" destOrd="0" presId="urn:microsoft.com/office/officeart/2005/8/layout/process4"/>
    <dgm:cxn modelId="{7B74BCEF-BD60-4800-B116-332CBC8D6F17}" type="presParOf" srcId="{57DF72C5-6D1A-4A1B-A37E-A80F86EA7093}" destId="{3D670EEA-504D-41F0-833E-B3BFAB3E13BF}" srcOrd="10" destOrd="0" presId="urn:microsoft.com/office/officeart/2005/8/layout/process4"/>
    <dgm:cxn modelId="{E819B751-8BA3-4BA8-B54A-4EC917B590BD}" type="presParOf" srcId="{3D670EEA-504D-41F0-833E-B3BFAB3E13BF}" destId="{B8386CEE-5807-443B-B17B-A24EED207947}" srcOrd="0" destOrd="0" presId="urn:microsoft.com/office/officeart/2005/8/layout/process4"/>
    <dgm:cxn modelId="{F6C3E3C4-4BAB-4FDE-9A95-BA2193B35D40}" type="presParOf" srcId="{57DF72C5-6D1A-4A1B-A37E-A80F86EA7093}" destId="{38C41D6D-A634-48F6-B226-04699603F25E}" srcOrd="11" destOrd="0" presId="urn:microsoft.com/office/officeart/2005/8/layout/process4"/>
    <dgm:cxn modelId="{4E422D76-375B-4015-99EC-F8A8C0D268AD}" type="presParOf" srcId="{57DF72C5-6D1A-4A1B-A37E-A80F86EA7093}" destId="{658443C6-3B59-4668-91D1-D4D0FACB1E56}" srcOrd="12" destOrd="0" presId="urn:microsoft.com/office/officeart/2005/8/layout/process4"/>
    <dgm:cxn modelId="{93FCA07E-9DFA-4227-B8CA-4E6EDF7CD7EB}" type="presParOf" srcId="{658443C6-3B59-4668-91D1-D4D0FACB1E56}" destId="{A7AC75C0-7D7C-47DB-B203-B07C1FB5E9D3}" srcOrd="0" destOrd="0" presId="urn:microsoft.com/office/officeart/2005/8/layout/process4"/>
    <dgm:cxn modelId="{3329DB23-2EFF-49CF-81EA-7568F5B05774}" type="presParOf" srcId="{57DF72C5-6D1A-4A1B-A37E-A80F86EA7093}" destId="{71F67BFD-5766-41B5-8633-1E9214250D39}" srcOrd="13" destOrd="0" presId="urn:microsoft.com/office/officeart/2005/8/layout/process4"/>
    <dgm:cxn modelId="{1FCAE2CA-36C8-4B59-810A-4B9444356B94}" type="presParOf" srcId="{57DF72C5-6D1A-4A1B-A37E-A80F86EA7093}" destId="{6EAB9DE8-F1EA-42A4-A8A4-6882C1E9B29A}" srcOrd="14" destOrd="0" presId="urn:microsoft.com/office/officeart/2005/8/layout/process4"/>
    <dgm:cxn modelId="{E8B92243-BF91-4320-A7DA-33B833775486}" type="presParOf" srcId="{6EAB9DE8-F1EA-42A4-A8A4-6882C1E9B29A}" destId="{72599E38-C5FC-4FB7-ADA8-0CBE5BF0385D}" srcOrd="0" destOrd="0" presId="urn:microsoft.com/office/officeart/2005/8/layout/process4"/>
    <dgm:cxn modelId="{89DA446C-9C9C-4203-923C-D15BBE89DE9E}" type="presParOf" srcId="{57DF72C5-6D1A-4A1B-A37E-A80F86EA7093}" destId="{E597C276-1E02-4172-BBC1-35292AC1150C}" srcOrd="15" destOrd="0" presId="urn:microsoft.com/office/officeart/2005/8/layout/process4"/>
    <dgm:cxn modelId="{C3DC7082-6C87-409C-8DB9-074363257644}" type="presParOf" srcId="{57DF72C5-6D1A-4A1B-A37E-A80F86EA7093}" destId="{A1019244-8BAE-43D4-B736-AA5D1C7D58F4}" srcOrd="16" destOrd="0" presId="urn:microsoft.com/office/officeart/2005/8/layout/process4"/>
    <dgm:cxn modelId="{39366691-94C5-478E-A371-81BC941515A1}" type="presParOf" srcId="{A1019244-8BAE-43D4-B736-AA5D1C7D58F4}" destId="{6F6E8C52-637E-41C0-8DC4-8800628F73C5}" srcOrd="0" destOrd="0" presId="urn:microsoft.com/office/officeart/2005/8/layout/process4"/>
    <dgm:cxn modelId="{1EAFDA47-6B76-4CD1-8D11-C0F5299ABFB3}" type="presParOf" srcId="{57DF72C5-6D1A-4A1B-A37E-A80F86EA7093}" destId="{F3923EA5-96BA-48E5-853C-A8EDD3D2D0B6}" srcOrd="17" destOrd="0" presId="urn:microsoft.com/office/officeart/2005/8/layout/process4"/>
    <dgm:cxn modelId="{3558F7F0-EA5D-481B-8253-8416B9EDEB99}" type="presParOf" srcId="{57DF72C5-6D1A-4A1B-A37E-A80F86EA7093}" destId="{9F183D33-2184-4A03-8A07-AB6F0CFCFB8D}" srcOrd="18" destOrd="0" presId="urn:microsoft.com/office/officeart/2005/8/layout/process4"/>
    <dgm:cxn modelId="{4292BDF7-F2C2-4200-A444-654B28BDFAF2}" type="presParOf" srcId="{9F183D33-2184-4A03-8A07-AB6F0CFCFB8D}" destId="{9F423485-6BBF-454A-A0E1-0C5588BD7530}" srcOrd="0" destOrd="0" presId="urn:microsoft.com/office/officeart/2005/8/layout/process4"/>
    <dgm:cxn modelId="{DD7AAF59-CFBD-403C-BDC6-EFDDAFD7FC91}" type="presParOf" srcId="{57DF72C5-6D1A-4A1B-A37E-A80F86EA7093}" destId="{68F8A130-09B5-449C-BBE2-F82C688BF7EA}" srcOrd="19" destOrd="0" presId="urn:microsoft.com/office/officeart/2005/8/layout/process4"/>
    <dgm:cxn modelId="{A1E7BF70-7D5F-4B97-949C-45C6A539596A}" type="presParOf" srcId="{57DF72C5-6D1A-4A1B-A37E-A80F86EA7093}" destId="{FDBFF8F0-E887-43A8-B1F7-0754869A650F}" srcOrd="20" destOrd="0" presId="urn:microsoft.com/office/officeart/2005/8/layout/process4"/>
    <dgm:cxn modelId="{CE5AAECD-3C3D-49FD-A9DF-CE5EFC8CCDA9}" type="presParOf" srcId="{FDBFF8F0-E887-43A8-B1F7-0754869A650F}" destId="{6D030941-E7DD-4662-9EDA-A3F95672C913}" srcOrd="0" destOrd="0" presId="urn:microsoft.com/office/officeart/2005/8/layout/process4"/>
    <dgm:cxn modelId="{5DC6A86C-7745-4456-91E8-123356372B38}" type="presParOf" srcId="{57DF72C5-6D1A-4A1B-A37E-A80F86EA7093}" destId="{9DCB7049-0E65-4BCC-BBE5-C628637DC9A7}" srcOrd="21" destOrd="0" presId="urn:microsoft.com/office/officeart/2005/8/layout/process4"/>
    <dgm:cxn modelId="{46C3E37F-336B-45E3-BD47-3E0B6B440311}" type="presParOf" srcId="{57DF72C5-6D1A-4A1B-A37E-A80F86EA7093}" destId="{410323A1-D13D-46D2-B850-1F8F14D7BAFE}" srcOrd="22" destOrd="0" presId="urn:microsoft.com/office/officeart/2005/8/layout/process4"/>
    <dgm:cxn modelId="{F13C6B7D-D25D-492E-8869-F0D221DCCADE}" type="presParOf" srcId="{410323A1-D13D-46D2-B850-1F8F14D7BAFE}" destId="{22D1A0C4-2EDD-44FB-A6D2-A500E95F593B}" srcOrd="0" destOrd="0" presId="urn:microsoft.com/office/officeart/2005/8/layout/process4"/>
    <dgm:cxn modelId="{06E116EA-15B2-476E-9537-7999EC9F29AC}" type="presParOf" srcId="{57DF72C5-6D1A-4A1B-A37E-A80F86EA7093}" destId="{771DD338-7493-4FD6-B10A-9A0DF0AAFFC8}" srcOrd="23" destOrd="0" presId="urn:microsoft.com/office/officeart/2005/8/layout/process4"/>
    <dgm:cxn modelId="{F67A7FFB-8BE0-4694-A998-040BDAC4694E}" type="presParOf" srcId="{57DF72C5-6D1A-4A1B-A37E-A80F86EA7093}" destId="{D19A9EB0-6C49-4BE7-BC05-2AD34A2E7D09}" srcOrd="24" destOrd="0" presId="urn:microsoft.com/office/officeart/2005/8/layout/process4"/>
    <dgm:cxn modelId="{ACBA4FF6-3C19-4894-8CDD-926D39FD085D}" type="presParOf" srcId="{D19A9EB0-6C49-4BE7-BC05-2AD34A2E7D09}" destId="{DD3E2A85-6490-4F04-A679-27BB3BEEC5D8}" srcOrd="0" destOrd="0" presId="urn:microsoft.com/office/officeart/2005/8/layout/process4"/>
    <dgm:cxn modelId="{E0C55E0F-8726-49D9-A506-C118AEA17F62}" type="presParOf" srcId="{57DF72C5-6D1A-4A1B-A37E-A80F86EA7093}" destId="{AE82FFB4-0672-4AFB-A4ED-383254856AAE}" srcOrd="25" destOrd="0" presId="urn:microsoft.com/office/officeart/2005/8/layout/process4"/>
    <dgm:cxn modelId="{CCEE034D-F7FD-4B6C-B535-AB6233AF4DA6}" type="presParOf" srcId="{57DF72C5-6D1A-4A1B-A37E-A80F86EA7093}" destId="{978FCFB4-A679-47D8-9F00-D5C757EF7AE9}" srcOrd="26" destOrd="0" presId="urn:microsoft.com/office/officeart/2005/8/layout/process4"/>
    <dgm:cxn modelId="{90272033-57DB-467D-ABF4-047BC4F0999B}" type="presParOf" srcId="{978FCFB4-A679-47D8-9F00-D5C757EF7AE9}" destId="{B5B95039-1A7A-485F-AB45-ABEF87768511}" srcOrd="0" destOrd="0" presId="urn:microsoft.com/office/officeart/2005/8/layout/process4"/>
    <dgm:cxn modelId="{B7A36DC7-DCFE-401C-92A5-00FED3166AA8}" type="presParOf" srcId="{57DF72C5-6D1A-4A1B-A37E-A80F86EA7093}" destId="{D6ADBF65-1623-4716-80B1-8959579F8E66}" srcOrd="27" destOrd="0" presId="urn:microsoft.com/office/officeart/2005/8/layout/process4"/>
    <dgm:cxn modelId="{19C0B77F-0FE3-4A0A-A3CD-9DB9AA3B7380}" type="presParOf" srcId="{57DF72C5-6D1A-4A1B-A37E-A80F86EA7093}" destId="{6C25F942-C062-466E-BA19-4FF0A39829D7}" srcOrd="28" destOrd="0" presId="urn:microsoft.com/office/officeart/2005/8/layout/process4"/>
    <dgm:cxn modelId="{7E4E1C2A-772A-4B0A-A117-7512DA1444F7}" type="presParOf" srcId="{6C25F942-C062-466E-BA19-4FF0A39829D7}" destId="{DD08249D-A00A-4081-976B-7A1046A2F807}" srcOrd="0" destOrd="0" presId="urn:microsoft.com/office/officeart/2005/8/layout/process4"/>
    <dgm:cxn modelId="{138BC303-E1E8-4B78-8AD7-0CA138791120}" type="presParOf" srcId="{57DF72C5-6D1A-4A1B-A37E-A80F86EA7093}" destId="{7CA1B4C0-2CA6-4714-A523-2801A576AEC2}" srcOrd="29" destOrd="0" presId="urn:microsoft.com/office/officeart/2005/8/layout/process4"/>
    <dgm:cxn modelId="{279639DF-461C-4D97-825C-F37E423E9B76}" type="presParOf" srcId="{57DF72C5-6D1A-4A1B-A37E-A80F86EA7093}" destId="{0194E004-F418-44ED-9AA4-8259DB1ED7ED}" srcOrd="30" destOrd="0" presId="urn:microsoft.com/office/officeart/2005/8/layout/process4"/>
    <dgm:cxn modelId="{C2F420B6-E14C-4B49-AFC0-B267D21C2485}" type="presParOf" srcId="{0194E004-F418-44ED-9AA4-8259DB1ED7ED}" destId="{6072EB59-936D-49D3-A980-1F8305BD6D27}" srcOrd="0" destOrd="0" presId="urn:microsoft.com/office/officeart/2005/8/layout/process4"/>
    <dgm:cxn modelId="{ECB91269-E69D-43EE-8B7D-5727A948EAAA}" type="presParOf" srcId="{57DF72C5-6D1A-4A1B-A37E-A80F86EA7093}" destId="{FFFDB284-F26B-4FD8-AD3E-49FD0354A6CC}" srcOrd="31" destOrd="0" presId="urn:microsoft.com/office/officeart/2005/8/layout/process4"/>
    <dgm:cxn modelId="{A19B5488-005D-4DBD-898A-5E0568E9A3F3}" type="presParOf" srcId="{57DF72C5-6D1A-4A1B-A37E-A80F86EA7093}" destId="{85E5F6E7-56CE-41B0-ACE9-6F125D59D2A1}" srcOrd="32" destOrd="0" presId="urn:microsoft.com/office/officeart/2005/8/layout/process4"/>
    <dgm:cxn modelId="{1DF89DA7-4A35-42A5-9228-1522EAD2D948}" type="presParOf" srcId="{85E5F6E7-56CE-41B0-ACE9-6F125D59D2A1}" destId="{CC62BBE0-6C28-4A6C-8E31-23BFC73723F7}" srcOrd="0" destOrd="0" presId="urn:microsoft.com/office/officeart/2005/8/layout/process4"/>
    <dgm:cxn modelId="{D83BAD06-23A4-4AA7-8CB0-CDB2C671E692}" type="presParOf" srcId="{57DF72C5-6D1A-4A1B-A37E-A80F86EA7093}" destId="{9F562EC0-6E5E-43D2-A5E0-9EACCDA67556}" srcOrd="33" destOrd="0" presId="urn:microsoft.com/office/officeart/2005/8/layout/process4"/>
    <dgm:cxn modelId="{EEC027F1-C771-48F5-AD92-CAFC1F8776BC}" type="presParOf" srcId="{57DF72C5-6D1A-4A1B-A37E-A80F86EA7093}" destId="{EAB1D315-3F66-4774-AA20-89A0E430203B}" srcOrd="34" destOrd="0" presId="urn:microsoft.com/office/officeart/2005/8/layout/process4"/>
    <dgm:cxn modelId="{A2C9DAFE-5159-4A1C-BD3E-DAD6B1F12F71}" type="presParOf" srcId="{EAB1D315-3F66-4774-AA20-89A0E430203B}" destId="{98FF12BF-FF9A-4C91-886F-CB514491AC72}"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43CD21-1AB2-4D69-82D4-F895B69F591A}">
      <dsp:nvSpPr>
        <dsp:cNvPr id="0" name=""/>
        <dsp:cNvSpPr/>
      </dsp:nvSpPr>
      <dsp:spPr>
        <a:xfrm>
          <a:off x="0" y="4217650"/>
          <a:ext cx="5259705" cy="162862"/>
        </a:xfrm>
        <a:prstGeom prst="rect">
          <a:avLst/>
        </a:prstGeom>
        <a:solidFill>
          <a:schemeClr val="bg1"/>
        </a:solidFill>
        <a:ln w="19050" cap="flat" cmpd="sng" algn="ctr">
          <a:solidFill>
            <a:schemeClr val="bg1"/>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0" y="4217650"/>
        <a:ext cx="5259705" cy="162862"/>
      </dsp:txXfrm>
    </dsp:sp>
    <dsp:sp modelId="{EA8A4E3A-E0F7-4A2F-BF41-BA65FF2F1C53}">
      <dsp:nvSpPr>
        <dsp:cNvPr id="0" name=""/>
        <dsp:cNvSpPr/>
      </dsp:nvSpPr>
      <dsp:spPr>
        <a:xfrm rot="10800000">
          <a:off x="0" y="3969611"/>
          <a:ext cx="5259705" cy="250481"/>
        </a:xfrm>
        <a:prstGeom prst="upArrowCallout">
          <a:avLst/>
        </a:prstGeom>
        <a:solidFill>
          <a:schemeClr val="accent6">
            <a:lumMod val="75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kern="1200">
              <a:latin typeface="Times New Roman" panose="02020603050405020304" pitchFamily="18" charset="0"/>
              <a:cs typeface="Times New Roman" panose="02020603050405020304" pitchFamily="18" charset="0"/>
            </a:rPr>
            <a:t>Calculate the connectivity</a:t>
          </a:r>
          <a:endParaRPr lang="en-US" sz="1200" kern="1200">
            <a:latin typeface="Times New Roman" panose="02020603050405020304" pitchFamily="18" charset="0"/>
            <a:cs typeface="Times New Roman" panose="02020603050405020304" pitchFamily="18" charset="0"/>
          </a:endParaRPr>
        </a:p>
      </dsp:txBody>
      <dsp:txXfrm rot="10800000">
        <a:off x="0" y="3969611"/>
        <a:ext cx="5259705" cy="162755"/>
      </dsp:txXfrm>
    </dsp:sp>
    <dsp:sp modelId="{759D8047-5002-45AF-84E0-D3306ADB3AB9}">
      <dsp:nvSpPr>
        <dsp:cNvPr id="0" name=""/>
        <dsp:cNvSpPr/>
      </dsp:nvSpPr>
      <dsp:spPr>
        <a:xfrm rot="10800000">
          <a:off x="0" y="3721572"/>
          <a:ext cx="5259705" cy="250481"/>
        </a:xfrm>
        <a:prstGeom prst="upArrowCallout">
          <a:avLst/>
        </a:prstGeom>
        <a:solidFill>
          <a:schemeClr val="accent6">
            <a:lumMod val="60000"/>
            <a:lumOff val="4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kern="1200">
              <a:latin typeface="Times New Roman" panose="02020603050405020304" pitchFamily="18" charset="0"/>
              <a:cs typeface="Times New Roman" panose="02020603050405020304" pitchFamily="18" charset="0"/>
            </a:rPr>
            <a:t>Calculate the RMSD between each pair of aligned proteins</a:t>
          </a:r>
          <a:endParaRPr lang="en-US" sz="1200" kern="1200">
            <a:latin typeface="Times New Roman" panose="02020603050405020304" pitchFamily="18" charset="0"/>
            <a:cs typeface="Times New Roman" panose="02020603050405020304" pitchFamily="18" charset="0"/>
          </a:endParaRPr>
        </a:p>
      </dsp:txBody>
      <dsp:txXfrm rot="10800000">
        <a:off x="0" y="3721572"/>
        <a:ext cx="5259705" cy="162755"/>
      </dsp:txXfrm>
    </dsp:sp>
    <dsp:sp modelId="{85931217-AAA6-48C4-A707-5FFE91C8733A}">
      <dsp:nvSpPr>
        <dsp:cNvPr id="0" name=""/>
        <dsp:cNvSpPr/>
      </dsp:nvSpPr>
      <dsp:spPr>
        <a:xfrm rot="10800000">
          <a:off x="0" y="3473533"/>
          <a:ext cx="5259705" cy="250481"/>
        </a:xfrm>
        <a:prstGeom prst="upArrowCallout">
          <a:avLst/>
        </a:prstGeom>
        <a:solidFill>
          <a:schemeClr val="accent6">
            <a:lumMod val="60000"/>
            <a:lumOff val="4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kern="1200"/>
            <a:t>GraphAligner algorithm to align the protein sequences</a:t>
          </a:r>
          <a:endParaRPr lang="en-US" sz="1200" kern="1200"/>
        </a:p>
      </dsp:txBody>
      <dsp:txXfrm rot="10800000">
        <a:off x="0" y="3473533"/>
        <a:ext cx="5259705" cy="162755"/>
      </dsp:txXfrm>
    </dsp:sp>
    <dsp:sp modelId="{E5FE8DAF-D537-450F-BAE1-E7D4080631A9}">
      <dsp:nvSpPr>
        <dsp:cNvPr id="0" name=""/>
        <dsp:cNvSpPr/>
      </dsp:nvSpPr>
      <dsp:spPr>
        <a:xfrm rot="10800000">
          <a:off x="0" y="3225494"/>
          <a:ext cx="5259705" cy="250481"/>
        </a:xfrm>
        <a:prstGeom prst="upArrowCallout">
          <a:avLst/>
        </a:prstGeom>
        <a:solidFill>
          <a:schemeClr val="accent6">
            <a:lumMod val="60000"/>
            <a:lumOff val="4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kern="1200">
              <a:latin typeface="Times New Roman" panose="02020603050405020304" pitchFamily="18" charset="0"/>
              <a:cs typeface="Times New Roman" panose="02020603050405020304" pitchFamily="18" charset="0"/>
            </a:rPr>
            <a:t>Select two nodes that are not adjacent to Use the k-mismatch algorithm to align</a:t>
          </a:r>
          <a:endParaRPr lang="en-US" sz="1200" kern="1200">
            <a:latin typeface="Times New Roman" panose="02020603050405020304" pitchFamily="18" charset="0"/>
            <a:cs typeface="Times New Roman" panose="02020603050405020304" pitchFamily="18" charset="0"/>
          </a:endParaRPr>
        </a:p>
      </dsp:txBody>
      <dsp:txXfrm rot="10800000">
        <a:off x="0" y="3225494"/>
        <a:ext cx="5259705" cy="162755"/>
      </dsp:txXfrm>
    </dsp:sp>
    <dsp:sp modelId="{B8386CEE-5807-443B-B17B-A24EED207947}">
      <dsp:nvSpPr>
        <dsp:cNvPr id="0" name=""/>
        <dsp:cNvSpPr/>
      </dsp:nvSpPr>
      <dsp:spPr>
        <a:xfrm rot="10800000">
          <a:off x="0" y="2977455"/>
          <a:ext cx="5259705" cy="250481"/>
        </a:xfrm>
        <a:prstGeom prst="upArrowCallout">
          <a:avLst/>
        </a:prstGeom>
        <a:solidFill>
          <a:schemeClr val="accent6">
            <a:lumMod val="60000"/>
            <a:lumOff val="4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i="0" kern="1200">
              <a:latin typeface="Times New Roman" panose="02020603050405020304" pitchFamily="18" charset="0"/>
              <a:cs typeface="Times New Roman" panose="02020603050405020304" pitchFamily="18" charset="0"/>
            </a:rPr>
            <a:t>Calculate the resistance of edges in the network</a:t>
          </a:r>
          <a:endParaRPr lang="en-US" sz="1200" kern="1200">
            <a:latin typeface="Times New Roman" panose="02020603050405020304" pitchFamily="18" charset="0"/>
            <a:cs typeface="Times New Roman" panose="02020603050405020304" pitchFamily="18" charset="0"/>
          </a:endParaRPr>
        </a:p>
      </dsp:txBody>
      <dsp:txXfrm rot="10800000">
        <a:off x="0" y="2977455"/>
        <a:ext cx="5259705" cy="162755"/>
      </dsp:txXfrm>
    </dsp:sp>
    <dsp:sp modelId="{A7AC75C0-7D7C-47DB-B203-B07C1FB5E9D3}">
      <dsp:nvSpPr>
        <dsp:cNvPr id="0" name=""/>
        <dsp:cNvSpPr/>
      </dsp:nvSpPr>
      <dsp:spPr>
        <a:xfrm rot="10800000">
          <a:off x="0" y="2729416"/>
          <a:ext cx="5259705" cy="250481"/>
        </a:xfrm>
        <a:prstGeom prst="upArrowCallout">
          <a:avLst/>
        </a:prstGeom>
        <a:solidFill>
          <a:schemeClr val="accent6">
            <a:lumMod val="60000"/>
            <a:lumOff val="4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building PCN</a:t>
          </a:r>
        </a:p>
      </dsp:txBody>
      <dsp:txXfrm rot="10800000">
        <a:off x="0" y="2729416"/>
        <a:ext cx="5259705" cy="162755"/>
      </dsp:txXfrm>
    </dsp:sp>
    <dsp:sp modelId="{72599E38-C5FC-4FB7-ADA8-0CBE5BF0385D}">
      <dsp:nvSpPr>
        <dsp:cNvPr id="0" name=""/>
        <dsp:cNvSpPr/>
      </dsp:nvSpPr>
      <dsp:spPr>
        <a:xfrm rot="10800000">
          <a:off x="0" y="2498164"/>
          <a:ext cx="5259705" cy="250481"/>
        </a:xfrm>
        <a:prstGeom prst="upArrowCallout">
          <a:avLst/>
        </a:prstGeom>
        <a:solidFill>
          <a:schemeClr val="accent6">
            <a:lumMod val="40000"/>
            <a:lumOff val="6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Remove </a:t>
          </a:r>
          <a:r>
            <a:rPr lang="en-US" sz="1200" b="0" i="0" kern="1200">
              <a:latin typeface="Times New Roman" panose="02020603050405020304" pitchFamily="18" charset="0"/>
              <a:cs typeface="Times New Roman" panose="02020603050405020304" pitchFamily="18" charset="0"/>
            </a:rPr>
            <a:t>deviations</a:t>
          </a:r>
          <a:endParaRPr lang="he-IL" sz="1200" kern="1200">
            <a:latin typeface="Times New Roman" panose="02020603050405020304" pitchFamily="18" charset="0"/>
            <a:cs typeface="Times New Roman" panose="02020603050405020304" pitchFamily="18" charset="0"/>
          </a:endParaRPr>
        </a:p>
      </dsp:txBody>
      <dsp:txXfrm rot="10800000">
        <a:off x="0" y="2498164"/>
        <a:ext cx="5259705" cy="162755"/>
      </dsp:txXfrm>
    </dsp:sp>
    <dsp:sp modelId="{6F6E8C52-637E-41C0-8DC4-8800628F73C5}">
      <dsp:nvSpPr>
        <dsp:cNvPr id="0" name=""/>
        <dsp:cNvSpPr/>
      </dsp:nvSpPr>
      <dsp:spPr>
        <a:xfrm rot="10800000">
          <a:off x="0" y="2246789"/>
          <a:ext cx="5259705" cy="250481"/>
        </a:xfrm>
        <a:prstGeom prst="upArrowCallout">
          <a:avLst/>
        </a:prstGeom>
        <a:solidFill>
          <a:schemeClr val="accent6">
            <a:lumMod val="40000"/>
            <a:lumOff val="6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n-US" sz="1200" b="0" i="0" kern="1200">
              <a:latin typeface="Times New Roman" panose="02020603050405020304" pitchFamily="18" charset="0"/>
              <a:cs typeface="Times New Roman" panose="02020603050405020304" pitchFamily="18" charset="0"/>
            </a:rPr>
            <a:t>Compare the results of the weight function with the RMSD values</a:t>
          </a:r>
          <a:endParaRPr lang="he-IL" sz="1200" kern="1200">
            <a:latin typeface="Times New Roman" panose="02020603050405020304" pitchFamily="18" charset="0"/>
            <a:cs typeface="Times New Roman" panose="02020603050405020304" pitchFamily="18" charset="0"/>
          </a:endParaRPr>
        </a:p>
      </dsp:txBody>
      <dsp:txXfrm rot="10800000">
        <a:off x="0" y="2246789"/>
        <a:ext cx="5259705" cy="162755"/>
      </dsp:txXfrm>
    </dsp:sp>
    <dsp:sp modelId="{9F423485-6BBF-454A-A0E1-0C5588BD7530}">
      <dsp:nvSpPr>
        <dsp:cNvPr id="0" name=""/>
        <dsp:cNvSpPr/>
      </dsp:nvSpPr>
      <dsp:spPr>
        <a:xfrm rot="10800000">
          <a:off x="0" y="1985299"/>
          <a:ext cx="5259705" cy="250481"/>
        </a:xfrm>
        <a:prstGeom prst="upArrowCallout">
          <a:avLst/>
        </a:prstGeom>
        <a:solidFill>
          <a:schemeClr val="accent6">
            <a:lumMod val="40000"/>
            <a:lumOff val="6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Calculate RMSD for each suitable pair of fragments</a:t>
          </a:r>
          <a:endParaRPr lang="he-IL" sz="1200" kern="1200">
            <a:latin typeface="Times New Roman" panose="02020603050405020304" pitchFamily="18" charset="0"/>
            <a:cs typeface="Times New Roman" panose="02020603050405020304" pitchFamily="18" charset="0"/>
          </a:endParaRPr>
        </a:p>
      </dsp:txBody>
      <dsp:txXfrm rot="10800000">
        <a:off x="0" y="1985299"/>
        <a:ext cx="5259705" cy="162755"/>
      </dsp:txXfrm>
    </dsp:sp>
    <dsp:sp modelId="{6D030941-E7DD-4662-9EDA-A3F95672C913}">
      <dsp:nvSpPr>
        <dsp:cNvPr id="0" name=""/>
        <dsp:cNvSpPr/>
      </dsp:nvSpPr>
      <dsp:spPr>
        <a:xfrm rot="10800000">
          <a:off x="0" y="1737260"/>
          <a:ext cx="5259705" cy="250481"/>
        </a:xfrm>
        <a:prstGeom prst="upArrowCallout">
          <a:avLst/>
        </a:prstGeom>
        <a:solidFill>
          <a:schemeClr val="accent6">
            <a:lumMod val="40000"/>
            <a:lumOff val="60000"/>
          </a:schemeClr>
        </a:solidFill>
        <a:ln w="19050" cap="flat" cmpd="sng" algn="ctr">
          <a:solidFill>
            <a:scrgbClr r="0" g="0" b="0"/>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n-US" sz="1200" b="0" i="0" kern="1200">
              <a:latin typeface="Times New Roman" panose="02020603050405020304" pitchFamily="18" charset="0"/>
              <a:cs typeface="Times New Roman" panose="02020603050405020304" pitchFamily="18" charset="0"/>
            </a:rPr>
            <a:t>Calculate RMSD for suitable paor fragments</a:t>
          </a:r>
          <a:endParaRPr lang="he-IL" sz="1200" kern="1200">
            <a:latin typeface="Times New Roman" panose="02020603050405020304" pitchFamily="18" charset="0"/>
            <a:cs typeface="Times New Roman" panose="02020603050405020304" pitchFamily="18" charset="0"/>
          </a:endParaRPr>
        </a:p>
      </dsp:txBody>
      <dsp:txXfrm rot="10800000">
        <a:off x="0" y="1737260"/>
        <a:ext cx="5259705" cy="162755"/>
      </dsp:txXfrm>
    </dsp:sp>
    <dsp:sp modelId="{22D1A0C4-2EDD-44FB-A6D2-A500E95F593B}">
      <dsp:nvSpPr>
        <dsp:cNvPr id="0" name=""/>
        <dsp:cNvSpPr/>
      </dsp:nvSpPr>
      <dsp:spPr>
        <a:xfrm rot="10800000">
          <a:off x="0" y="1489221"/>
          <a:ext cx="5259705" cy="250481"/>
        </a:xfrm>
        <a:prstGeom prst="upArrowCallout">
          <a:avLst/>
        </a:prstGeom>
        <a:solidFill>
          <a:schemeClr val="accent6">
            <a:lumMod val="40000"/>
            <a:lumOff val="6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n-US" sz="1200" b="0" i="0" kern="1200">
              <a:latin typeface="Times New Roman" panose="02020603050405020304" pitchFamily="18" charset="0"/>
              <a:cs typeface="Times New Roman" panose="02020603050405020304" pitchFamily="18" charset="0"/>
            </a:rPr>
            <a:t>Define a weight function</a:t>
          </a:r>
          <a:endParaRPr lang="he-IL" sz="1200" kern="1200">
            <a:latin typeface="Times New Roman" panose="02020603050405020304" pitchFamily="18" charset="0"/>
            <a:cs typeface="Times New Roman" panose="02020603050405020304" pitchFamily="18" charset="0"/>
          </a:endParaRPr>
        </a:p>
      </dsp:txBody>
      <dsp:txXfrm rot="10800000">
        <a:off x="0" y="1489221"/>
        <a:ext cx="5259705" cy="162755"/>
      </dsp:txXfrm>
    </dsp:sp>
    <dsp:sp modelId="{DD3E2A85-6490-4F04-A679-27BB3BEEC5D8}">
      <dsp:nvSpPr>
        <dsp:cNvPr id="0" name=""/>
        <dsp:cNvSpPr/>
      </dsp:nvSpPr>
      <dsp:spPr>
        <a:xfrm rot="10800000">
          <a:off x="0" y="1240022"/>
          <a:ext cx="5259705" cy="250481"/>
        </a:xfrm>
        <a:prstGeom prst="upArrowCallout">
          <a:avLst/>
        </a:prstGeom>
        <a:solidFill>
          <a:schemeClr val="accent6">
            <a:lumMod val="40000"/>
            <a:lumOff val="6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n-US" sz="1200" b="0" i="0" kern="1200">
              <a:latin typeface="Times New Roman" panose="02020603050405020304" pitchFamily="18" charset="0"/>
              <a:cs typeface="Times New Roman" panose="02020603050405020304" pitchFamily="18" charset="0"/>
            </a:rPr>
            <a:t>Create a data structure to compare all fragments</a:t>
          </a:r>
          <a:endParaRPr lang="he-IL" sz="1200" kern="1200">
            <a:latin typeface="Times New Roman" panose="02020603050405020304" pitchFamily="18" charset="0"/>
            <a:cs typeface="Times New Roman" panose="02020603050405020304" pitchFamily="18" charset="0"/>
          </a:endParaRPr>
        </a:p>
      </dsp:txBody>
      <dsp:txXfrm rot="10800000">
        <a:off x="0" y="1240022"/>
        <a:ext cx="5259705" cy="162755"/>
      </dsp:txXfrm>
    </dsp:sp>
    <dsp:sp modelId="{B5B95039-1A7A-485F-AB45-ABEF87768511}">
      <dsp:nvSpPr>
        <dsp:cNvPr id="0" name=""/>
        <dsp:cNvSpPr/>
      </dsp:nvSpPr>
      <dsp:spPr>
        <a:xfrm rot="10800000">
          <a:off x="0" y="993143"/>
          <a:ext cx="5259705" cy="250481"/>
        </a:xfrm>
        <a:prstGeom prst="upArrowCallout">
          <a:avLst/>
        </a:prstGeom>
        <a:solidFill>
          <a:schemeClr val="accent6">
            <a:lumMod val="40000"/>
            <a:lumOff val="6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n-US" sz="1200" b="0" i="0" kern="1200">
              <a:latin typeface="Times New Roman" panose="02020603050405020304" pitchFamily="18" charset="0"/>
              <a:cs typeface="Times New Roman" panose="02020603050405020304" pitchFamily="18" charset="0"/>
            </a:rPr>
            <a:t>Hamming distance to filter out sequences</a:t>
          </a:r>
          <a:endParaRPr lang="he-IL" sz="1200" kern="1200">
            <a:latin typeface="Times New Roman" panose="02020603050405020304" pitchFamily="18" charset="0"/>
            <a:cs typeface="Times New Roman" panose="02020603050405020304" pitchFamily="18" charset="0"/>
          </a:endParaRPr>
        </a:p>
      </dsp:txBody>
      <dsp:txXfrm rot="10800000">
        <a:off x="0" y="993143"/>
        <a:ext cx="5259705" cy="162755"/>
      </dsp:txXfrm>
    </dsp:sp>
    <dsp:sp modelId="{DD08249D-A00A-4081-976B-7A1046A2F807}">
      <dsp:nvSpPr>
        <dsp:cNvPr id="0" name=""/>
        <dsp:cNvSpPr/>
      </dsp:nvSpPr>
      <dsp:spPr>
        <a:xfrm rot="10800000">
          <a:off x="0" y="728705"/>
          <a:ext cx="5259705" cy="250481"/>
        </a:xfrm>
        <a:prstGeom prst="upArrowCallout">
          <a:avLst/>
        </a:prstGeom>
        <a:solidFill>
          <a:schemeClr val="accent6">
            <a:lumMod val="20000"/>
            <a:lumOff val="8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n-US" sz="1200" b="0" i="0" kern="1200">
              <a:latin typeface="Times New Roman" panose="02020603050405020304" pitchFamily="18" charset="0"/>
              <a:cs typeface="Times New Roman" panose="02020603050405020304" pitchFamily="18" charset="0"/>
            </a:rPr>
            <a:t>Define a threshold for sequence similarity</a:t>
          </a:r>
          <a:endParaRPr lang="he-IL" sz="1200" kern="1200">
            <a:latin typeface="Times New Roman" panose="02020603050405020304" pitchFamily="18" charset="0"/>
            <a:cs typeface="Times New Roman" panose="02020603050405020304" pitchFamily="18" charset="0"/>
          </a:endParaRPr>
        </a:p>
      </dsp:txBody>
      <dsp:txXfrm rot="10800000">
        <a:off x="0" y="728705"/>
        <a:ext cx="5259705" cy="162755"/>
      </dsp:txXfrm>
    </dsp:sp>
    <dsp:sp modelId="{6072EB59-936D-49D3-A980-1F8305BD6D27}">
      <dsp:nvSpPr>
        <dsp:cNvPr id="0" name=""/>
        <dsp:cNvSpPr/>
      </dsp:nvSpPr>
      <dsp:spPr>
        <a:xfrm rot="10800000">
          <a:off x="0" y="495905"/>
          <a:ext cx="5259705" cy="250481"/>
        </a:xfrm>
        <a:prstGeom prst="upArrowCallout">
          <a:avLst/>
        </a:prstGeom>
        <a:solidFill>
          <a:schemeClr val="accent6">
            <a:lumMod val="20000"/>
            <a:lumOff val="8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n-US" sz="1200" b="0" i="0" kern="1200">
              <a:latin typeface="Times New Roman" panose="02020603050405020304" pitchFamily="18" charset="0"/>
              <a:cs typeface="Times New Roman" panose="02020603050405020304" pitchFamily="18" charset="0"/>
            </a:rPr>
            <a:t>Fragment the protein sequences into smaller subsequences</a:t>
          </a:r>
          <a:endParaRPr lang="he-IL" sz="1200" kern="1200">
            <a:latin typeface="Times New Roman" panose="02020603050405020304" pitchFamily="18" charset="0"/>
            <a:cs typeface="Times New Roman" panose="02020603050405020304" pitchFamily="18" charset="0"/>
          </a:endParaRPr>
        </a:p>
      </dsp:txBody>
      <dsp:txXfrm rot="10800000">
        <a:off x="0" y="495905"/>
        <a:ext cx="5259705" cy="162755"/>
      </dsp:txXfrm>
    </dsp:sp>
    <dsp:sp modelId="{CC62BBE0-6C28-4A6C-8E31-23BFC73723F7}">
      <dsp:nvSpPr>
        <dsp:cNvPr id="0" name=""/>
        <dsp:cNvSpPr/>
      </dsp:nvSpPr>
      <dsp:spPr>
        <a:xfrm rot="10800000">
          <a:off x="0" y="247866"/>
          <a:ext cx="5259705" cy="250481"/>
        </a:xfrm>
        <a:prstGeom prst="upArrowCallout">
          <a:avLst/>
        </a:prstGeom>
        <a:solidFill>
          <a:schemeClr val="accent6">
            <a:lumMod val="20000"/>
            <a:lumOff val="8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n-US" sz="1200" b="0" i="0" kern="1200">
              <a:latin typeface="Times New Roman" panose="02020603050405020304" pitchFamily="18" charset="0"/>
              <a:cs typeface="Times New Roman" panose="02020603050405020304" pitchFamily="18" charset="0"/>
            </a:rPr>
            <a:t>Reduce redundancy in protein sequences</a:t>
          </a:r>
          <a:endParaRPr lang="he-IL" sz="1200" kern="1200">
            <a:latin typeface="Times New Roman" panose="02020603050405020304" pitchFamily="18" charset="0"/>
            <a:cs typeface="Times New Roman" panose="02020603050405020304" pitchFamily="18" charset="0"/>
          </a:endParaRPr>
        </a:p>
      </dsp:txBody>
      <dsp:txXfrm rot="10800000">
        <a:off x="0" y="247866"/>
        <a:ext cx="5259705" cy="162755"/>
      </dsp:txXfrm>
    </dsp:sp>
    <dsp:sp modelId="{98FF12BF-FF9A-4C91-886F-CB514491AC72}">
      <dsp:nvSpPr>
        <dsp:cNvPr id="0" name=""/>
        <dsp:cNvSpPr/>
      </dsp:nvSpPr>
      <dsp:spPr>
        <a:xfrm rot="10800000">
          <a:off x="0" y="24762"/>
          <a:ext cx="5259705" cy="250481"/>
        </a:xfrm>
        <a:prstGeom prst="upArrowCallout">
          <a:avLst/>
        </a:prstGeom>
        <a:solidFill>
          <a:schemeClr val="accent6">
            <a:lumMod val="20000"/>
            <a:lumOff val="8000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rtl="0">
            <a:lnSpc>
              <a:spcPct val="90000"/>
            </a:lnSpc>
            <a:spcBef>
              <a:spcPct val="0"/>
            </a:spcBef>
            <a:spcAft>
              <a:spcPct val="35000"/>
            </a:spcAft>
            <a:buNone/>
          </a:pPr>
          <a:r>
            <a:rPr lang="en-US" sz="1100" b="0" i="0" kern="1200">
              <a:latin typeface="Times New Roman" panose="02020603050405020304" pitchFamily="18" charset="0"/>
              <a:cs typeface="Times New Roman" panose="02020603050405020304" pitchFamily="18" charset="0"/>
            </a:rPr>
            <a:t>Obtain Protein Data Bank </a:t>
          </a:r>
          <a:endParaRPr lang="he-IL" sz="1100" kern="1200">
            <a:latin typeface="Times New Roman" panose="02020603050405020304" pitchFamily="18" charset="0"/>
            <a:cs typeface="Times New Roman" panose="02020603050405020304" pitchFamily="18" charset="0"/>
          </a:endParaRPr>
        </a:p>
      </dsp:txBody>
      <dsp:txXfrm rot="10800000">
        <a:off x="0" y="24762"/>
        <a:ext cx="5259705" cy="1627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3B50F-8FA8-473E-8710-EAF07DD97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Pages>
  <Words>3797</Words>
  <Characters>21646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 Harb</dc:creator>
  <cp:keywords/>
  <dc:description/>
  <cp:lastModifiedBy>Fadi Harb</cp:lastModifiedBy>
  <cp:revision>7</cp:revision>
  <dcterms:created xsi:type="dcterms:W3CDTF">2024-05-06T00:11:00Z</dcterms:created>
  <dcterms:modified xsi:type="dcterms:W3CDTF">2024-05-07T18:04:00Z</dcterms:modified>
</cp:coreProperties>
</file>